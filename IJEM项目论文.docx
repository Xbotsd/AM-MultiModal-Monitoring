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FD2D5">
      <w:pPr>
        <w:spacing w:line="360" w:lineRule="auto"/>
        <w:jc w:val="center"/>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A Unified Kalman Filter Framework with Offline Edge Intelligence for Multi-Modal In-Situ Monitoring in Metal Additive Manufacturing</w:t>
      </w:r>
    </w:p>
    <w:p w14:paraId="27EFD6B6">
      <w:pPr>
        <w:spacing w:line="360" w:lineRule="auto"/>
        <w:jc w:val="center"/>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Yudong Xu</w:t>
      </w:r>
    </w:p>
    <w:p w14:paraId="00C965A8">
      <w:pPr>
        <w:spacing w:line="360" w:lineRule="auto"/>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Email:3468858545@qq.com</w:t>
      </w:r>
    </w:p>
    <w:p w14:paraId="0F06B908">
      <w:pPr>
        <w:spacing w:line="360" w:lineRule="auto"/>
        <w:jc w:val="both"/>
        <w:rPr>
          <w:rFonts w:hint="default" w:ascii="Times New Roman" w:hAnsi="Times New Roman" w:cs="Times New Roman"/>
          <w:sz w:val="24"/>
          <w:szCs w:val="24"/>
          <w:lang w:val="en-US" w:eastAsia="zh-CN"/>
        </w:rPr>
      </w:pPr>
    </w:p>
    <w:p w14:paraId="737C0330">
      <w:pPr>
        <w:spacing w:line="360" w:lineRule="auto"/>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Abstract</w:t>
      </w:r>
    </w:p>
    <w:p w14:paraId="1DC7DD19">
      <w:p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Metal additive manufacturing (AM) via laser powder bed fusion (LPBF) and directed energy deposition (DED) is increasingly adopted in aerospace and medical industries, yet real-time monitoring in extreme environments remains challenging due to strong noise, spatter, and specular reflections. This paper proposes a multi-modal in-situ monitoring system based on a unified Kalman filter framework and offline edge intelligence. The system integrates laser ultrasound, structured light/point cloud, acoustic emission, and industrial camera signals. A single Kalman filter kernel simultaneously performs multi-modal fusion, phase unwrapping, and ultrasonic defect localization, while a hybrid physics-constrained and AI-enhanced architecture improves robustness under strong noise. To meet industrial requirements for real-time response and data confidentiality, an offline edge intelligence module based on a local knowledge base and rule engine replaces cloud APIs, achieving end-to-end latency below 200 ms. The proposed framework is validated through a multi-level strategy: the acoustic and laser ultrasound modules are experimentally validated on publicly available datasets collected on real LPBF machines (EPFL and Cranfield), while the fusion, phase unwrapping, point cloud, and closed-loop control modules are validated through physics-based simulations with parameters derived from published experimental data. Results demonstrate a defect detection rate above 92%, phase unwrapping RMSE below 15 μm, and consistent operation under arbitrary dependency loss via a three-level automatic degradation mechanism. The proposed framework offers a highly robust, fully offline, and interpretable solution for intelligent monitoring in extreme manufacturing environments.</w:t>
      </w:r>
    </w:p>
    <w:p w14:paraId="352BBD57">
      <w:pPr>
        <w:spacing w:line="360" w:lineRule="auto"/>
        <w:jc w:val="left"/>
        <w:rPr>
          <w:rFonts w:hint="default" w:ascii="Times New Roman" w:hAnsi="Times New Roman" w:cs="Times New Roman"/>
          <w:b w:val="0"/>
          <w:bCs w:val="0"/>
          <w:sz w:val="24"/>
          <w:szCs w:val="24"/>
          <w:lang w:val="en-US" w:eastAsia="zh-CN"/>
        </w:rPr>
      </w:pPr>
      <w:r>
        <w:rPr>
          <w:rFonts w:hint="eastAsia" w:ascii="Times New Roman" w:hAnsi="Times New Roman" w:cs="Times New Roman"/>
          <w:b/>
          <w:bCs/>
          <w:sz w:val="24"/>
          <w:szCs w:val="24"/>
          <w:lang w:val="en-US" w:eastAsia="zh-CN"/>
        </w:rPr>
        <w:t>Keywords:</w:t>
      </w:r>
      <w:r>
        <w:rPr>
          <w:rFonts w:hint="eastAsia" w:ascii="Times New Roman" w:hAnsi="Times New Roman" w:cs="Times New Roman"/>
          <w:b w:val="0"/>
          <w:bCs w:val="0"/>
          <w:sz w:val="24"/>
          <w:szCs w:val="24"/>
          <w:lang w:val="en-US" w:eastAsia="zh-CN"/>
        </w:rPr>
        <w:t>Laser powder bed fusion; Multi-modal monitoring; Unified Kalman filter; Offline edge intelligence; Self-supervised learning</w:t>
      </w:r>
    </w:p>
    <w:p w14:paraId="1C651BB8">
      <w:pPr>
        <w:spacing w:line="360" w:lineRule="auto"/>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Highlights</w:t>
      </w:r>
    </w:p>
    <w:p w14:paraId="68D88C49">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w:t>
      </w:r>
      <w:r>
        <w:rPr>
          <w:rFonts w:hint="default" w:ascii="Times New Roman" w:hAnsi="Times New Roman" w:cs="Times New Roman"/>
          <w:b w:val="0"/>
          <w:bCs w:val="0"/>
          <w:sz w:val="24"/>
          <w:szCs w:val="24"/>
          <w:lang w:val="en-US" w:eastAsia="zh-CN"/>
        </w:rPr>
        <w:t xml:space="preserve">Unified Kalman filter for fusion, unwrapping, and defect localization. </w:t>
      </w:r>
      <w:r>
        <w:rPr>
          <w:rFonts w:hint="eastAsia" w:ascii="Times New Roman" w:hAnsi="Times New Roman" w:cs="Times New Roman"/>
          <w:b w:val="0"/>
          <w:bCs w:val="0"/>
          <w:sz w:val="24"/>
          <w:szCs w:val="24"/>
          <w:lang w:val="en-US" w:eastAsia="zh-CN"/>
        </w:rPr>
        <w:t>2.</w:t>
      </w:r>
      <w:r>
        <w:rPr>
          <w:rFonts w:hint="default" w:ascii="Times New Roman" w:hAnsi="Times New Roman" w:cs="Times New Roman"/>
          <w:b w:val="0"/>
          <w:bCs w:val="0"/>
          <w:sz w:val="24"/>
          <w:szCs w:val="24"/>
          <w:lang w:val="en-US" w:eastAsia="zh-CN"/>
        </w:rPr>
        <w:t>Physics-constrained AI enhances robustness under strong noise.</w:t>
      </w:r>
    </w:p>
    <w:p w14:paraId="4714F5E6">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w:t>
      </w:r>
      <w:r>
        <w:rPr>
          <w:rFonts w:hint="default" w:ascii="Times New Roman" w:hAnsi="Times New Roman" w:cs="Times New Roman"/>
          <w:b w:val="0"/>
          <w:bCs w:val="0"/>
          <w:sz w:val="24"/>
          <w:szCs w:val="24"/>
          <w:lang w:val="en-US" w:eastAsia="zh-CN"/>
        </w:rPr>
        <w:t>Offline edge intelligence achieves &lt;200 ms latency with zero leakage.</w:t>
      </w:r>
    </w:p>
    <w:p w14:paraId="2FCB7C4A">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4.</w:t>
      </w:r>
      <w:r>
        <w:rPr>
          <w:rFonts w:hint="default" w:ascii="Times New Roman" w:hAnsi="Times New Roman" w:cs="Times New Roman"/>
          <w:b w:val="0"/>
          <w:bCs w:val="0"/>
          <w:sz w:val="24"/>
          <w:szCs w:val="24"/>
          <w:lang w:val="en-US" w:eastAsia="zh-CN"/>
        </w:rPr>
        <w:t>Three-level degradation ensures operation under dependency loss.</w:t>
      </w:r>
    </w:p>
    <w:p w14:paraId="1FCF42FE">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w:t>
      </w:r>
      <w:r>
        <w:rPr>
          <w:rFonts w:hint="default" w:ascii="Times New Roman" w:hAnsi="Times New Roman" w:cs="Times New Roman"/>
          <w:b w:val="0"/>
          <w:bCs w:val="0"/>
          <w:sz w:val="24"/>
          <w:szCs w:val="24"/>
          <w:lang w:val="en-US" w:eastAsia="zh-CN"/>
        </w:rPr>
        <w:t>Multi-level validation on public datasets and physics simulations.</w:t>
      </w:r>
    </w:p>
    <w:p w14:paraId="51C5A3C4">
      <w:pPr>
        <w:numPr>
          <w:ilvl w:val="0"/>
          <w:numId w:val="1"/>
        </w:numPr>
        <w:spacing w:line="360" w:lineRule="auto"/>
        <w:ind w:leftChars="0"/>
        <w:jc w:val="left"/>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Introduction</w:t>
      </w:r>
    </w:p>
    <w:p w14:paraId="20ABCD26">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Metal additive manufacturing (AM), particularly laser powder bed fusion (LPBF) and directed energy deposition (DED), has become a cornerstone of modern aerospace and medical manufacturing due to its ability to produce complex geometries with high material utilization [1,2]. However, the extreme physical environment inherent to these processes—characterized by intense thermal radiation, metal spatter, powder scattering, and rapid solidification—poses significant challenges for real-time quality monitoring [3]. Undetected defects such as keyhole porosity, lack of fusion, and cracking can lead to catastrophic failures, as evidenced by recent incidents including the NASA GRCop-42 combustion chamber failure and the Cozy MK IV aircraft crash [4,5]. These events underscore the urgent need for reliable in-situ monitoring systems capable of detecting and mitigating defects during the build process.</w:t>
      </w:r>
    </w:p>
    <w:p w14:paraId="1516BAD1">
      <w:pPr>
        <w:numPr>
          <w:ilvl w:val="0"/>
          <w:numId w:val="0"/>
        </w:numPr>
        <w:spacing w:line="360" w:lineRule="auto"/>
        <w:jc w:val="left"/>
        <w:rPr>
          <w:rFonts w:hint="default" w:ascii="Times New Roman" w:hAnsi="Times New Roman" w:cs="Times New Roman"/>
          <w:b w:val="0"/>
          <w:bCs w:val="0"/>
          <w:sz w:val="24"/>
          <w:szCs w:val="24"/>
          <w:lang w:val="en-US" w:eastAsia="zh-CN"/>
        </w:rPr>
      </w:pPr>
    </w:p>
    <w:p w14:paraId="4A02990D">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Conventional monitoring approaches rely on single-modality sensors, such as optical cameras or acoustic emission (AE), which suffer from inherent limitations [6]. Optical methods are severely degraded by spatter and plume, while AE signals are affected by mechanical vibrations and airborne noise [7]. Although laser ultrasound (LU) offers deep penetration and high sensitivity to internal defects, its signal-to-noise ratio (SNR) deteriorates rapidly with depth and surface roughness [8]. Multi-modal sensor fusion has emerged as a promising solution, yet existing frameworks often treat fusion, phase unwrapping, and defect localization as separate tasks, leading to redundant computation and inconsistent state estimation [9]. In addition, structured light and point cloud measurements rely on phase unwrapping to recover absolute surface height from wrapped interference fringes, but conventional unwrapping algorithms degrade severely under spatter and dust occlusion. Moreover, many state-of-the-art systems rely on cloud-based AI APIs for diagnosis, which introduce unacceptable latency (seconds) and violate data confidentiality requirements in aerospace and defense applications [10].</w:t>
      </w:r>
    </w:p>
    <w:p w14:paraId="6208286D">
      <w:pPr>
        <w:numPr>
          <w:ilvl w:val="0"/>
          <w:numId w:val="0"/>
        </w:numPr>
        <w:spacing w:line="360" w:lineRule="auto"/>
        <w:jc w:val="left"/>
        <w:rPr>
          <w:rFonts w:hint="default" w:ascii="Times New Roman" w:hAnsi="Times New Roman" w:cs="Times New Roman"/>
          <w:b w:val="0"/>
          <w:bCs w:val="0"/>
          <w:sz w:val="24"/>
          <w:szCs w:val="24"/>
          <w:lang w:val="en-US" w:eastAsia="zh-CN"/>
        </w:rPr>
      </w:pPr>
    </w:p>
    <w:p w14:paraId="0D9C54FE">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address these challenges, this paper proposes a unified Kalman filter framework that simultaneously performs multi-modal fusion, phase unwrapping, and ultrasonic defect localization. The key contributions are threefold:</w:t>
      </w:r>
    </w:p>
    <w:p w14:paraId="5D7A0DEA">
      <w:pPr>
        <w:numPr>
          <w:ilvl w:val="0"/>
          <w:numId w:val="0"/>
        </w:numPr>
        <w:spacing w:line="360" w:lineRule="auto"/>
        <w:jc w:val="left"/>
        <w:rPr>
          <w:rFonts w:hint="default" w:ascii="Times New Roman" w:hAnsi="Times New Roman" w:cs="Times New Roman"/>
          <w:b w:val="0"/>
          <w:bCs w:val="0"/>
          <w:sz w:val="24"/>
          <w:szCs w:val="24"/>
          <w:lang w:val="en-US" w:eastAsia="zh-CN"/>
        </w:rPr>
      </w:pPr>
    </w:p>
    <w:p w14:paraId="4E87FAEE">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 A unified Kalman kernel that integrates three previously separate tasks—multi-modal fusion, phase unwrapping, and ultrasonic defect localization—into a single recursive estimator by defining task-specific state vectors and observation models within the same prediction–update recursion, reducing computational redundancy and ensuring global state consistency.</w:t>
      </w:r>
    </w:p>
    <w:p w14:paraId="457F9AF2">
      <w:pPr>
        <w:numPr>
          <w:ilvl w:val="0"/>
          <w:numId w:val="0"/>
        </w:numPr>
        <w:spacing w:line="360" w:lineRule="auto"/>
        <w:jc w:val="left"/>
        <w:rPr>
          <w:rFonts w:hint="default" w:ascii="Times New Roman" w:hAnsi="Times New Roman" w:cs="Times New Roman"/>
          <w:b w:val="0"/>
          <w:bCs w:val="0"/>
          <w:sz w:val="24"/>
          <w:szCs w:val="24"/>
          <w:lang w:val="en-US" w:eastAsia="zh-CN"/>
        </w:rPr>
      </w:pPr>
    </w:p>
    <w:p w14:paraId="7521D4C2">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 A hybrid physics-constrained and AI-enhanced architecture where the Kalman filter provides physical constraints and a lightweight self-learning network learns only the residual, achieving both interpretability and robustness under strong noise.</w:t>
      </w:r>
    </w:p>
    <w:p w14:paraId="4A073A00">
      <w:pPr>
        <w:numPr>
          <w:ilvl w:val="0"/>
          <w:numId w:val="0"/>
        </w:numPr>
        <w:spacing w:line="360" w:lineRule="auto"/>
        <w:jc w:val="left"/>
        <w:rPr>
          <w:rFonts w:hint="default" w:ascii="Times New Roman" w:hAnsi="Times New Roman" w:cs="Times New Roman"/>
          <w:b w:val="0"/>
          <w:bCs w:val="0"/>
          <w:sz w:val="24"/>
          <w:szCs w:val="24"/>
          <w:lang w:val="en-US" w:eastAsia="zh-CN"/>
        </w:rPr>
      </w:pPr>
    </w:p>
    <w:p w14:paraId="33ACAEF2">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 An offline edge intelligence module based on a local structured knowledge base and rule engine, which replaces cloud APIs and achieves millisecond-level diagnosis with zero data leakage, satisfying the requirements of aerospace and defense applications.</w:t>
      </w:r>
    </w:p>
    <w:p w14:paraId="6D0D35CC">
      <w:pPr>
        <w:numPr>
          <w:ilvl w:val="0"/>
          <w:numId w:val="0"/>
        </w:numPr>
        <w:spacing w:line="360" w:lineRule="auto"/>
        <w:jc w:val="left"/>
        <w:rPr>
          <w:rFonts w:hint="default" w:ascii="Times New Roman" w:hAnsi="Times New Roman" w:cs="Times New Roman"/>
          <w:b w:val="0"/>
          <w:bCs w:val="0"/>
          <w:sz w:val="24"/>
          <w:szCs w:val="24"/>
          <w:lang w:val="en-US" w:eastAsia="zh-CN"/>
        </w:rPr>
      </w:pPr>
    </w:p>
    <w:p w14:paraId="5B014468">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proposed framework is validated through a multi-level strategy. The acoustic module is experimentally validated on the EPFL LPBF acoustic emission dataset, and the laser ultrasound module is experimentally validated on the Cranfield LIPA dataset; both datasets were collected on real LPBF machines. The point cloud processing, multi-modal fusion, phase unwrapping, and closed-loop control modules are validated through physics-based simulations, where the simulation parameters are derived from published LPBF experimental data, including Ti-6Al-4V thermoelastic properties, keyhole oscillation frequencies in the 10–50 kHz range, and LPBF surface roughness statistics. This multi-level validation strategy ensures that each module is tested under conditions as close to reality as possible given the available resources. Ablation studies quantify the contribution of each feature group and classifier. The results demonstrate that the unified Kalman framework reduces multi-modal fusion RMSE by 85.6%, reduces phase unwrapping RMSE by 21.0%, achieves a defect detection rate above 92%, and maintains stable closed-loop control over 100 simulated layers.</w:t>
      </w:r>
    </w:p>
    <w:p w14:paraId="640D67B6">
      <w:pPr>
        <w:numPr>
          <w:ilvl w:val="0"/>
          <w:numId w:val="0"/>
        </w:numPr>
        <w:spacing w:line="360" w:lineRule="auto"/>
        <w:jc w:val="left"/>
        <w:rPr>
          <w:rFonts w:hint="default" w:ascii="Times New Roman" w:hAnsi="Times New Roman" w:cs="Times New Roman"/>
          <w:b w:val="0"/>
          <w:bCs w:val="0"/>
          <w:sz w:val="24"/>
          <w:szCs w:val="24"/>
          <w:lang w:val="en-US" w:eastAsia="zh-CN"/>
        </w:rPr>
      </w:pPr>
    </w:p>
    <w:p w14:paraId="22746734">
      <w:pPr>
        <w:numPr>
          <w:ilvl w:val="0"/>
          <w:numId w:val="0"/>
        </w:numPr>
        <w:spacing w:line="360" w:lineRule="auto"/>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remainder of this paper is organized as follows. Section 2 describes the system architecture and hardware integration. Section 3 presents the unified Kalman filter framework. Section 4 details the self-learning and offline edge intelligence modules. Section 5 covers point cloud processing and geometric modeling. Section 6 describes the closed-loop control and traceability system. Section 7 presents the experimental validation. Section 8 discusses the results and limitations. Section 9 concludes the paper.</w:t>
      </w:r>
    </w:p>
    <w:p w14:paraId="7D736DAD">
      <w:pPr>
        <w:numPr>
          <w:ilvl w:val="0"/>
          <w:numId w:val="0"/>
        </w:numPr>
        <w:spacing w:line="360" w:lineRule="auto"/>
        <w:jc w:val="left"/>
        <w:rPr>
          <w:rFonts w:hint="default" w:ascii="Times New Roman" w:hAnsi="Times New Roman" w:cs="Times New Roman"/>
          <w:b w:val="0"/>
          <w:bCs w:val="0"/>
          <w:sz w:val="24"/>
          <w:szCs w:val="24"/>
          <w:lang w:val="en-US" w:eastAsia="zh-CN"/>
        </w:rPr>
      </w:pPr>
    </w:p>
    <w:p w14:paraId="2103BE85">
      <w:pPr>
        <w:numPr>
          <w:ilvl w:val="0"/>
          <w:numId w:val="1"/>
        </w:numPr>
        <w:spacing w:line="360" w:lineRule="auto"/>
        <w:ind w:left="0" w:leftChars="0" w:firstLine="0" w:firstLineChars="0"/>
        <w:jc w:val="left"/>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System Architecture and Hardware Integration</w:t>
      </w:r>
      <w:r>
        <w:rPr>
          <w:rFonts w:hint="eastAsia" w:ascii="Times New Roman" w:hAnsi="Times New Roman" w:cs="Times New Roman"/>
          <w:b/>
          <w:bCs/>
          <w:sz w:val="28"/>
          <w:szCs w:val="28"/>
          <w:lang w:val="en-US" w:eastAsia="zh-CN"/>
        </w:rPr>
        <w:t xml:space="preserve">     </w:t>
      </w:r>
    </w:p>
    <w:p w14:paraId="76458EB4">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proposed monitoring system consists of four sensing modalities, a unified data acquisition layer, an edge computing unit, and an automatic degradation mechanism. Figure 1 illustrates the overall architecture. This section describes the hardware configuration, synchronization strategy, and degradation logic.</w:t>
      </w:r>
    </w:p>
    <w:p w14:paraId="29051D31">
      <w:pPr>
        <w:numPr>
          <w:ilvl w:val="1"/>
          <w:numId w:val="1"/>
        </w:numPr>
        <w:spacing w:line="360" w:lineRule="auto"/>
        <w:ind w:leftChars="0"/>
        <w:jc w:val="left"/>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Multi-Modal Sensing Layer</w:t>
      </w:r>
    </w:p>
    <w:p w14:paraId="2B999E18">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integrates four complementary sensing modalities to cover internal, surface, and melt-pool information.</w:t>
      </w:r>
    </w:p>
    <w:p w14:paraId="2C5A7AD3">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p>
    <w:p w14:paraId="4CC74B32">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Laser ultrasound (LU). A pulsed Nd:YAG laser (532 nm, 10 ns pulse width, 5 MHz center frequency) is used for thermoelastic excitation, and a two-wave mixing interferometer is used for non-contact reception. The LU subsystem targets internal defects including porosity, cracks, and lack of fusion, with a penetration depth of up to 10 mm in Ti-6Al-4V and a spatial resolution of approximately 0.2 mm.</w:t>
      </w:r>
    </w:p>
    <w:p w14:paraId="4A0F079F">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p>
    <w:p w14:paraId="75BBD6B2">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Structured light / point cloud. A laser line scanner (wavelength 405 nm, measurement range 25–35 mm, repeatability 12 μm, scan rate 20 kHz) projects a fan-shaped laser line onto the powder bed and solidified surface. A monochrome CMOS camera (2,000 × 2,000 pixels, global shutter) captures the deformed line at 60 fps. The point cloud subsystem reconstructs the layer-wise 3D morphology for surface deformation measurement.</w:t>
      </w:r>
    </w:p>
    <w:p w14:paraId="7B19E3DC">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p>
    <w:p w14:paraId="7E897450">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Acoustic emission (AE). Two structural AE sensors (frequency range 100–900 kHz, resonant frequency 300 kHz) are mounted on the build plate. Airborne AE is captured by a broadband microphone (20 Hz–150 kHz) positioned near the build chamber window. The AE subsystem monitors melt pool dynamics, including keyhole collapse and spatter generation.</w:t>
      </w:r>
    </w:p>
    <w:p w14:paraId="2769AE5F">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p>
    <w:p w14:paraId="4C557621">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Industrial camera. A high-speed monochrome camera (1,280 × 1,024 pixels, 1,000 fps) with a narrow-band filter (660 ± 10 nm) is mounted coaxially with the laser path. The camera captures melt pool morphology and spatter trajectories for auxiliary monitoring.</w:t>
      </w:r>
    </w:p>
    <w:p w14:paraId="2536EC27">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p>
    <w:p w14:paraId="662E5BBC">
      <w:pPr>
        <w:numPr>
          <w:ilvl w:val="0"/>
          <w:numId w:val="0"/>
        </w:numPr>
        <w:spacing w:line="360" w:lineRule="auto"/>
        <w:ind w:leftChars="0"/>
        <w:jc w:val="left"/>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Table 1 summarizes the sensor specifications.</w:t>
      </w:r>
    </w:p>
    <w:p w14:paraId="5E77A44D">
      <w:pPr>
        <w:numPr>
          <w:ilvl w:val="0"/>
          <w:numId w:val="0"/>
        </w:numPr>
        <w:spacing w:line="360" w:lineRule="auto"/>
        <w:ind w:leftChars="0"/>
        <w:jc w:val="center"/>
        <w:rPr>
          <w:rFonts w:hint="default" w:ascii="Times New Roman" w:hAnsi="Times New Roman" w:cs="Times New Roman"/>
          <w:b/>
          <w:bCs/>
          <w:i w:val="0"/>
          <w:iCs w:val="0"/>
          <w:sz w:val="24"/>
          <w:szCs w:val="24"/>
          <w:lang w:val="en-US" w:eastAsia="zh-CN"/>
        </w:rPr>
      </w:pPr>
      <w:r>
        <w:rPr>
          <w:rFonts w:hint="default" w:ascii="Times New Roman" w:hAnsi="Times New Roman" w:cs="Times New Roman"/>
          <w:b/>
          <w:bCs/>
          <w:i w:val="0"/>
          <w:iCs w:val="0"/>
          <w:sz w:val="24"/>
          <w:szCs w:val="24"/>
          <w:lang w:val="en-US" w:eastAsia="zh-CN"/>
        </w:rPr>
        <w:t xml:space="preserve">Table </w:t>
      </w:r>
      <w:r>
        <w:rPr>
          <w:rFonts w:hint="eastAsia" w:ascii="Times New Roman" w:hAnsi="Times New Roman" w:cs="Times New Roman"/>
          <w:b/>
          <w:bCs/>
          <w:i w:val="0"/>
          <w:iCs w:val="0"/>
          <w:sz w:val="24"/>
          <w:szCs w:val="24"/>
          <w:lang w:val="en-US" w:eastAsia="zh-CN"/>
        </w:rPr>
        <w:t>I</w:t>
      </w:r>
      <w:r>
        <w:rPr>
          <w:rFonts w:hint="default" w:ascii="Times New Roman" w:hAnsi="Times New Roman" w:cs="Times New Roman"/>
          <w:b/>
          <w:bCs/>
          <w:i w:val="0"/>
          <w:iCs w:val="0"/>
          <w:sz w:val="24"/>
          <w:szCs w:val="24"/>
          <w:lang w:val="en-US" w:eastAsia="zh-CN"/>
        </w:rPr>
        <w:t>. Sensor specifications.</w:t>
      </w:r>
    </w:p>
    <w:tbl>
      <w:tblPr>
        <w:tblStyle w:val="5"/>
        <w:tblpPr w:leftFromText="180" w:rightFromText="180" w:vertAnchor="text" w:horzAnchor="page" w:tblpXSpec="center" w:tblpY="17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9"/>
        <w:gridCol w:w="2292"/>
        <w:gridCol w:w="2052"/>
        <w:gridCol w:w="2389"/>
      </w:tblGrid>
      <w:tr w14:paraId="5086A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789" w:type="dxa"/>
            <w:tcBorders>
              <w:top w:val="single" w:color="auto" w:sz="12" w:space="0"/>
              <w:left w:val="nil"/>
              <w:bottom w:val="single" w:color="auto" w:sz="4" w:space="0"/>
              <w:right w:val="nil"/>
            </w:tcBorders>
          </w:tcPr>
          <w:p w14:paraId="5B26A350">
            <w:pPr>
              <w:numPr>
                <w:ilvl w:val="0"/>
                <w:numId w:val="0"/>
              </w:numPr>
              <w:spacing w:line="360" w:lineRule="auto"/>
              <w:ind w:leftChars="0"/>
              <w:jc w:val="both"/>
              <w:rPr>
                <w:b/>
                <w:bCs/>
                <w:sz w:val="18"/>
                <w:szCs w:val="18"/>
              </w:rPr>
            </w:pPr>
            <w:r>
              <w:rPr>
                <w:rFonts w:hint="default" w:ascii="Times New Roman" w:hAnsi="Times New Roman" w:cs="Times New Roman"/>
                <w:b/>
                <w:bCs/>
                <w:i w:val="0"/>
                <w:iCs w:val="0"/>
                <w:sz w:val="18"/>
                <w:szCs w:val="18"/>
                <w:lang w:val="en-US" w:eastAsia="zh-CN"/>
              </w:rPr>
              <w:t>Modality</w:t>
            </w:r>
          </w:p>
        </w:tc>
        <w:tc>
          <w:tcPr>
            <w:tcW w:w="2292" w:type="dxa"/>
            <w:tcBorders>
              <w:top w:val="single" w:color="auto" w:sz="12" w:space="0"/>
              <w:left w:val="nil"/>
              <w:bottom w:val="single" w:color="auto" w:sz="4" w:space="0"/>
              <w:right w:val="nil"/>
            </w:tcBorders>
          </w:tcPr>
          <w:p w14:paraId="0F7659D3">
            <w:pPr>
              <w:numPr>
                <w:ilvl w:val="0"/>
                <w:numId w:val="0"/>
              </w:numPr>
              <w:spacing w:line="360" w:lineRule="auto"/>
              <w:ind w:leftChars="0"/>
              <w:jc w:val="both"/>
              <w:rPr>
                <w:b/>
                <w:bCs/>
                <w:sz w:val="18"/>
                <w:szCs w:val="18"/>
              </w:rPr>
            </w:pPr>
            <w:r>
              <w:rPr>
                <w:rFonts w:hint="default" w:ascii="Times New Roman" w:hAnsi="Times New Roman" w:cs="Times New Roman"/>
                <w:b/>
                <w:bCs/>
                <w:i w:val="0"/>
                <w:iCs w:val="0"/>
                <w:sz w:val="18"/>
                <w:szCs w:val="18"/>
                <w:lang w:val="en-US" w:eastAsia="zh-CN"/>
              </w:rPr>
              <w:t>Sensor</w:t>
            </w:r>
          </w:p>
        </w:tc>
        <w:tc>
          <w:tcPr>
            <w:tcW w:w="2052" w:type="dxa"/>
            <w:tcBorders>
              <w:top w:val="single" w:color="auto" w:sz="12" w:space="0"/>
              <w:left w:val="nil"/>
              <w:bottom w:val="single" w:color="auto" w:sz="4" w:space="0"/>
              <w:right w:val="nil"/>
            </w:tcBorders>
          </w:tcPr>
          <w:p w14:paraId="2460E7DB">
            <w:pPr>
              <w:numPr>
                <w:ilvl w:val="0"/>
                <w:numId w:val="0"/>
              </w:numPr>
              <w:spacing w:line="360" w:lineRule="auto"/>
              <w:ind w:leftChars="0"/>
              <w:jc w:val="both"/>
              <w:rPr>
                <w:b/>
                <w:bCs/>
                <w:sz w:val="18"/>
                <w:szCs w:val="18"/>
              </w:rPr>
            </w:pPr>
            <w:r>
              <w:rPr>
                <w:rFonts w:hint="default" w:ascii="Times New Roman" w:hAnsi="Times New Roman" w:cs="Times New Roman"/>
                <w:b/>
                <w:bCs/>
                <w:i w:val="0"/>
                <w:iCs w:val="0"/>
                <w:sz w:val="18"/>
                <w:szCs w:val="18"/>
                <w:lang w:val="en-US" w:eastAsia="zh-CN"/>
              </w:rPr>
              <w:t>Key Parameters</w:t>
            </w:r>
          </w:p>
        </w:tc>
        <w:tc>
          <w:tcPr>
            <w:tcW w:w="2389" w:type="dxa"/>
            <w:tcBorders>
              <w:top w:val="single" w:color="auto" w:sz="12" w:space="0"/>
              <w:left w:val="nil"/>
              <w:bottom w:val="single" w:color="auto" w:sz="4" w:space="0"/>
              <w:right w:val="nil"/>
            </w:tcBorders>
          </w:tcPr>
          <w:p w14:paraId="6B22E150">
            <w:pPr>
              <w:numPr>
                <w:ilvl w:val="0"/>
                <w:numId w:val="0"/>
              </w:numPr>
              <w:spacing w:line="360" w:lineRule="auto"/>
              <w:ind w:leftChars="0"/>
              <w:jc w:val="both"/>
              <w:rPr>
                <w:b/>
                <w:bCs/>
                <w:sz w:val="18"/>
                <w:szCs w:val="18"/>
              </w:rPr>
            </w:pPr>
            <w:r>
              <w:rPr>
                <w:rFonts w:hint="default" w:ascii="Times New Roman" w:hAnsi="Times New Roman" w:cs="Times New Roman"/>
                <w:b/>
                <w:bCs/>
                <w:i w:val="0"/>
                <w:iCs w:val="0"/>
                <w:sz w:val="18"/>
                <w:szCs w:val="18"/>
                <w:lang w:val="en-US" w:eastAsia="zh-CN"/>
              </w:rPr>
              <w:t>Target</w:t>
            </w:r>
          </w:p>
        </w:tc>
      </w:tr>
      <w:tr w14:paraId="2951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1789" w:type="dxa"/>
            <w:tcBorders>
              <w:top w:val="single" w:color="auto" w:sz="4" w:space="0"/>
              <w:left w:val="nil"/>
              <w:bottom w:val="nil"/>
              <w:right w:val="nil"/>
            </w:tcBorders>
          </w:tcPr>
          <w:p w14:paraId="26D06E50">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Laser ultrasoun</w:t>
            </w:r>
          </w:p>
        </w:tc>
        <w:tc>
          <w:tcPr>
            <w:tcW w:w="2292" w:type="dxa"/>
            <w:tcBorders>
              <w:top w:val="single" w:color="auto" w:sz="4" w:space="0"/>
              <w:left w:val="nil"/>
              <w:bottom w:val="nil"/>
              <w:right w:val="nil"/>
            </w:tcBorders>
          </w:tcPr>
          <w:p w14:paraId="11363BCE">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Nd:YAG + interferometer</w:t>
            </w:r>
          </w:p>
        </w:tc>
        <w:tc>
          <w:tcPr>
            <w:tcW w:w="2052" w:type="dxa"/>
            <w:tcBorders>
              <w:top w:val="single" w:color="auto" w:sz="4" w:space="0"/>
              <w:left w:val="nil"/>
              <w:bottom w:val="nil"/>
              <w:right w:val="nil"/>
            </w:tcBorders>
          </w:tcPr>
          <w:p w14:paraId="29E5A3A0">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532 nm, 10 ns, 5 MHz</w:t>
            </w:r>
          </w:p>
        </w:tc>
        <w:tc>
          <w:tcPr>
            <w:tcW w:w="2389" w:type="dxa"/>
            <w:tcBorders>
              <w:top w:val="single" w:color="auto" w:sz="4" w:space="0"/>
              <w:left w:val="nil"/>
              <w:bottom w:val="nil"/>
              <w:right w:val="nil"/>
            </w:tcBorders>
          </w:tcPr>
          <w:p w14:paraId="05214D72">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Internal defects</w:t>
            </w:r>
          </w:p>
        </w:tc>
      </w:tr>
      <w:tr w14:paraId="71B1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1789" w:type="dxa"/>
            <w:tcBorders>
              <w:top w:val="nil"/>
              <w:left w:val="nil"/>
              <w:bottom w:val="nil"/>
              <w:right w:val="nil"/>
            </w:tcBorders>
          </w:tcPr>
          <w:p w14:paraId="698D147D">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Structured light</w:t>
            </w:r>
          </w:p>
        </w:tc>
        <w:tc>
          <w:tcPr>
            <w:tcW w:w="2292" w:type="dxa"/>
            <w:tcBorders>
              <w:top w:val="nil"/>
              <w:left w:val="nil"/>
              <w:bottom w:val="nil"/>
              <w:right w:val="nil"/>
            </w:tcBorders>
          </w:tcPr>
          <w:p w14:paraId="3F1A68CD">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Laser line scanner + CMOS</w:t>
            </w:r>
          </w:p>
        </w:tc>
        <w:tc>
          <w:tcPr>
            <w:tcW w:w="2052" w:type="dxa"/>
            <w:tcBorders>
              <w:top w:val="nil"/>
              <w:left w:val="nil"/>
              <w:bottom w:val="nil"/>
              <w:right w:val="nil"/>
            </w:tcBorders>
          </w:tcPr>
          <w:p w14:paraId="19D8E0DC">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405 nm, 12 μm, 20 kHz</w:t>
            </w:r>
          </w:p>
        </w:tc>
        <w:tc>
          <w:tcPr>
            <w:tcW w:w="2389" w:type="dxa"/>
            <w:tcBorders>
              <w:top w:val="nil"/>
              <w:left w:val="nil"/>
              <w:bottom w:val="nil"/>
              <w:right w:val="nil"/>
            </w:tcBorders>
          </w:tcPr>
          <w:p w14:paraId="7CB2F5E4">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Surface deformation</w:t>
            </w:r>
          </w:p>
        </w:tc>
      </w:tr>
      <w:tr w14:paraId="6D85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jc w:val="center"/>
        </w:trPr>
        <w:tc>
          <w:tcPr>
            <w:tcW w:w="1789" w:type="dxa"/>
            <w:tcBorders>
              <w:top w:val="nil"/>
              <w:left w:val="nil"/>
              <w:bottom w:val="nil"/>
              <w:right w:val="nil"/>
            </w:tcBorders>
          </w:tcPr>
          <w:p w14:paraId="36B15FE3">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Acoustic emission</w:t>
            </w:r>
          </w:p>
        </w:tc>
        <w:tc>
          <w:tcPr>
            <w:tcW w:w="2292" w:type="dxa"/>
            <w:tcBorders>
              <w:top w:val="nil"/>
              <w:left w:val="nil"/>
              <w:bottom w:val="nil"/>
              <w:right w:val="nil"/>
            </w:tcBorders>
          </w:tcPr>
          <w:p w14:paraId="1DDF29EE">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Structural AE + microphone</w:t>
            </w:r>
          </w:p>
        </w:tc>
        <w:tc>
          <w:tcPr>
            <w:tcW w:w="2052" w:type="dxa"/>
            <w:tcBorders>
              <w:top w:val="nil"/>
              <w:left w:val="nil"/>
              <w:bottom w:val="nil"/>
              <w:right w:val="nil"/>
            </w:tcBorders>
          </w:tcPr>
          <w:p w14:paraId="271690BC">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100–900 kHz</w:t>
            </w:r>
          </w:p>
        </w:tc>
        <w:tc>
          <w:tcPr>
            <w:tcW w:w="2389" w:type="dxa"/>
            <w:tcBorders>
              <w:top w:val="nil"/>
              <w:left w:val="nil"/>
              <w:bottom w:val="nil"/>
              <w:right w:val="nil"/>
            </w:tcBorders>
          </w:tcPr>
          <w:p w14:paraId="1D5ACCD1">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Melt pool dynamics</w:t>
            </w:r>
          </w:p>
        </w:tc>
      </w:tr>
      <w:tr w14:paraId="571BC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789" w:type="dxa"/>
            <w:tcBorders>
              <w:top w:val="nil"/>
              <w:left w:val="nil"/>
              <w:bottom w:val="single" w:color="auto" w:sz="12" w:space="0"/>
              <w:right w:val="nil"/>
            </w:tcBorders>
          </w:tcPr>
          <w:p w14:paraId="67BB3D25">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Industrial camera</w:t>
            </w:r>
          </w:p>
        </w:tc>
        <w:tc>
          <w:tcPr>
            <w:tcW w:w="2292" w:type="dxa"/>
            <w:tcBorders>
              <w:top w:val="nil"/>
              <w:left w:val="nil"/>
              <w:bottom w:val="single" w:color="auto" w:sz="12" w:space="0"/>
              <w:right w:val="nil"/>
            </w:tcBorders>
          </w:tcPr>
          <w:p w14:paraId="4C7EA255">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High-speed CMOS</w:t>
            </w:r>
          </w:p>
        </w:tc>
        <w:tc>
          <w:tcPr>
            <w:tcW w:w="2052" w:type="dxa"/>
            <w:tcBorders>
              <w:top w:val="nil"/>
              <w:left w:val="nil"/>
              <w:bottom w:val="single" w:color="auto" w:sz="12" w:space="0"/>
              <w:right w:val="nil"/>
            </w:tcBorders>
          </w:tcPr>
          <w:p w14:paraId="013434DB">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1,280 × 1,024, 1,000 fps</w:t>
            </w:r>
          </w:p>
        </w:tc>
        <w:tc>
          <w:tcPr>
            <w:tcW w:w="2389" w:type="dxa"/>
            <w:tcBorders>
              <w:top w:val="nil"/>
              <w:left w:val="nil"/>
              <w:bottom w:val="single" w:color="auto" w:sz="12" w:space="0"/>
              <w:right w:val="nil"/>
            </w:tcBorders>
          </w:tcPr>
          <w:p w14:paraId="32676AFD">
            <w:pPr>
              <w:numPr>
                <w:ilvl w:val="0"/>
                <w:numId w:val="0"/>
              </w:numPr>
              <w:spacing w:line="360" w:lineRule="auto"/>
              <w:ind w:leftChars="0"/>
              <w:jc w:val="center"/>
              <w:rPr>
                <w:b w:val="0"/>
                <w:bCs w:val="0"/>
                <w:sz w:val="18"/>
                <w:szCs w:val="18"/>
              </w:rPr>
            </w:pPr>
            <w:r>
              <w:rPr>
                <w:rFonts w:hint="default" w:ascii="Times New Roman" w:hAnsi="Times New Roman" w:cs="Times New Roman"/>
                <w:b w:val="0"/>
                <w:bCs w:val="0"/>
                <w:i w:val="0"/>
                <w:iCs w:val="0"/>
                <w:sz w:val="18"/>
                <w:szCs w:val="18"/>
                <w:lang w:val="en-US" w:eastAsia="zh-CN"/>
              </w:rPr>
              <w:t>Melt pool morphology</w:t>
            </w:r>
          </w:p>
        </w:tc>
      </w:tr>
    </w:tbl>
    <w:p w14:paraId="18A06534">
      <w:pPr>
        <w:numPr>
          <w:ilvl w:val="0"/>
          <w:numId w:val="0"/>
        </w:numPr>
        <w:spacing w:line="360" w:lineRule="auto"/>
        <w:ind w:leftChars="0"/>
        <w:jc w:val="both"/>
        <w:rPr>
          <w:rFonts w:hint="default" w:ascii="Times New Roman" w:hAnsi="Times New Roman" w:cs="Times New Roman"/>
          <w:b/>
          <w:bCs/>
          <w:i w:val="0"/>
          <w:iCs w:val="0"/>
          <w:sz w:val="24"/>
          <w:szCs w:val="24"/>
          <w:lang w:val="en-US" w:eastAsia="zh-CN"/>
        </w:rPr>
      </w:pPr>
    </w:p>
    <w:p w14:paraId="5AD3F649">
      <w:pPr>
        <w:numPr>
          <w:ilvl w:val="0"/>
          <w:numId w:val="0"/>
        </w:numPr>
        <w:spacing w:line="360" w:lineRule="auto"/>
        <w:ind w:leftChars="0"/>
        <w:jc w:val="both"/>
        <w:rPr>
          <w:rFonts w:hint="eastAsia" w:ascii="Times New Roman" w:hAnsi="Times New Roman" w:cs="Times New Roman"/>
          <w:b/>
          <w:bCs/>
          <w:i w:val="0"/>
          <w:iCs w:val="0"/>
          <w:sz w:val="28"/>
          <w:szCs w:val="28"/>
          <w:lang w:val="en-US" w:eastAsia="zh-CN"/>
        </w:rPr>
      </w:pPr>
      <w:r>
        <w:rPr>
          <w:rFonts w:hint="eastAsia" w:ascii="Times New Roman" w:hAnsi="Times New Roman" w:cs="Times New Roman"/>
          <w:b/>
          <w:bCs/>
          <w:i w:val="0"/>
          <w:iCs w:val="0"/>
          <w:sz w:val="28"/>
          <w:szCs w:val="28"/>
          <w:lang w:val="en-US" w:eastAsia="zh-CN"/>
        </w:rPr>
        <w:t>2.2 Data Acquisition and Synchronization</w:t>
      </w:r>
    </w:p>
    <w:p w14:paraId="0AB5BC13">
      <w:pPr>
        <w:numPr>
          <w:ilvl w:val="0"/>
          <w:numId w:val="0"/>
        </w:numPr>
        <w:spacing w:line="360" w:lineRule="auto"/>
        <w:ind w:leftChars="0"/>
        <w:jc w:val="both"/>
        <w:rPr>
          <w:rFonts w:hint="eastAsia"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All sensors are synchronized using a hardware trigger derived from the laser pulse. A photodiode placed in the laser path detects the onset of each pulse and distributes the trigger signal to all data acquisition channels through a field-programmable gate array (FPGA). The temporal alignment error is defined as</w:t>
      </w:r>
      <w:r>
        <w:rPr>
          <w:rFonts w:hint="eastAsia" w:ascii="Times New Roman" w:hAnsi="Times New Roman" w:cs="Times New Roman"/>
          <w:b w:val="0"/>
          <w:bCs w:val="0"/>
          <w:i w:val="0"/>
          <w:iCs w:val="0"/>
          <w:sz w:val="24"/>
          <w:szCs w:val="24"/>
          <w:lang w:val="en-US" w:eastAsia="zh-CN"/>
        </w:rPr>
        <w:t>:</w:t>
      </w:r>
    </w:p>
    <w:p w14:paraId="1B579692">
      <w:pPr>
        <w:numPr>
          <w:ilvl w:val="0"/>
          <w:numId w:val="0"/>
        </w:numPr>
        <w:spacing w:line="360" w:lineRule="auto"/>
        <w:ind w:leftChars="0"/>
        <w:jc w:val="center"/>
        <w:rPr>
          <w:rFonts w:hint="default" w:ascii="Times New Roman" w:hAnsi="Times New Roman" w:cs="Times New Roman"/>
          <w:b/>
          <w:bCs/>
          <w:i w:val="0"/>
          <w:sz w:val="24"/>
          <w:lang w:val="en-US" w:eastAsia="zh-CN"/>
        </w:rPr>
      </w:pPr>
      <m:oMath>
        <m:r>
          <m:rPr>
            <m:nor/>
            <m:sty m:val="b"/>
          </m:rPr>
          <w:rPr>
            <w:rFonts w:hint="default" w:ascii="Times New Roman" w:hAnsi="Times New Roman" w:cs="Times New Roman" w:eastAsiaTheme="minorEastAsia"/>
            <w:b/>
            <w:bCs/>
            <w:i w:val="0"/>
            <w:sz w:val="24"/>
          </w:rPr>
          <m:t>Δ</m:t>
        </m:r>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t</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sync</m:t>
            </m:r>
            <m:ctrlPr>
              <w:rPr>
                <w:rFonts w:hint="default" w:ascii="Cambria Math" w:hAnsi="Cambria Math" w:cs="Times New Roman" w:eastAsiaTheme="minorEastAsia"/>
                <w:b/>
                <w:bCs/>
                <w:sz w:val="24"/>
              </w:rPr>
            </m:ctrlPr>
          </m:sub>
        </m:sSub>
        <m:r>
          <m:rPr>
            <m:nor/>
            <m:sty m:val="b"/>
          </m:rPr>
          <w:rPr>
            <w:rFonts w:hint="default" w:ascii="Times New Roman" w:hAnsi="Times New Roman" w:cs="Times New Roman" w:eastAsiaTheme="minorEastAsia"/>
            <w:b/>
            <w:bCs/>
            <w:i w:val="0"/>
            <w:sz w:val="24"/>
          </w:rPr>
          <m:t>=</m:t>
        </m:r>
        <m:func>
          <m:funcPr>
            <m:ctrlPr>
              <w:rPr>
                <w:rFonts w:hint="default" w:ascii="Cambria Math" w:hAnsi="Cambria Math" w:cs="Times New Roman" w:eastAsiaTheme="minorEastAsia"/>
                <w:b/>
                <w:bCs/>
                <w:sz w:val="24"/>
              </w:rPr>
            </m:ctrlPr>
          </m:funcPr>
          <m:fName>
            <m:limLow>
              <m:limLowPr>
                <m:ctrlPr>
                  <w:rPr>
                    <w:rFonts w:hint="default" w:ascii="Cambria Math" w:hAnsi="Cambria Math" w:cs="Times New Roman" w:eastAsiaTheme="minorEastAsia"/>
                    <w:b/>
                    <w:bCs/>
                    <w:sz w:val="24"/>
                  </w:rPr>
                </m:ctrlPr>
              </m:limLowPr>
              <m:e>
                <m:r>
                  <m:rPr>
                    <m:nor/>
                    <m:sty m:val="b"/>
                  </m:rPr>
                  <w:rPr>
                    <w:rFonts w:hint="default" w:ascii="Times New Roman" w:hAnsi="Times New Roman" w:cs="Times New Roman" w:eastAsiaTheme="minorEastAsia"/>
                    <w:b/>
                    <w:bCs/>
                    <w:sz w:val="24"/>
                  </w:rPr>
                  <m:t>max</m:t>
                </m:r>
                <m:ctrlPr>
                  <w:rPr>
                    <w:rFonts w:hint="default" w:ascii="Cambria Math" w:hAnsi="Cambria Math" w:cs="Times New Roman" w:eastAsiaTheme="minorEastAsia"/>
                    <w:b/>
                    <w:bCs/>
                    <w:sz w:val="24"/>
                  </w:rPr>
                </m:ctrlPr>
              </m:e>
              <m:lim>
                <m:r>
                  <m:rPr>
                    <m:nor/>
                    <m:sty m:val="bi"/>
                  </m:rPr>
                  <w:rPr>
                    <w:rFonts w:hint="default" w:ascii="Times New Roman" w:hAnsi="Times New Roman" w:cs="Times New Roman" w:eastAsiaTheme="minorEastAsia"/>
                    <w:b/>
                    <w:bCs/>
                    <w:i/>
                    <w:sz w:val="24"/>
                  </w:rPr>
                  <m:t>i</m:t>
                </m:r>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j</m:t>
                </m:r>
                <m:ctrlPr>
                  <w:rPr>
                    <w:rFonts w:hint="default" w:ascii="Cambria Math" w:hAnsi="Cambria Math" w:cs="Times New Roman" w:eastAsiaTheme="minorEastAsia"/>
                    <w:b/>
                    <w:bCs/>
                    <w:sz w:val="24"/>
                  </w:rPr>
                </m:ctrlPr>
              </m:lim>
            </m:limLow>
            <m:ctrlPr>
              <w:rPr>
                <w:rFonts w:hint="default" w:ascii="Cambria Math" w:hAnsi="Cambria Math" w:cs="Times New Roman" w:eastAsiaTheme="minorEastAsia"/>
                <w:b/>
                <w:bCs/>
                <w:sz w:val="24"/>
              </w:rPr>
            </m:ctrlPr>
          </m:fName>
          <m:e>
            <m:r>
              <m:rPr>
                <m:nor/>
                <m:sty m:val="b"/>
              </m:rPr>
              <w:rPr>
                <w:rFonts w:hint="default" w:ascii="Times New Roman" w:hAnsi="Times New Roman" w:cs="Times New Roman" w:eastAsiaTheme="minorEastAsia"/>
                <w:b/>
                <w:bCs/>
                <w:i w:val="0"/>
                <w:sz w:val="24"/>
              </w:rPr>
              <m:t>|</m:t>
            </m:r>
            <m:ctrlPr>
              <w:rPr>
                <w:rFonts w:hint="default" w:ascii="Cambria Math" w:hAnsi="Cambria Math" w:cs="Times New Roman" w:eastAsiaTheme="minorEastAsia"/>
                <w:b/>
                <w:bCs/>
                <w:sz w:val="24"/>
              </w:rPr>
            </m:ctrlPr>
          </m:e>
        </m:func>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t</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i</m:t>
            </m:r>
            <m:ctrlPr>
              <w:rPr>
                <w:rFonts w:hint="default" w:ascii="Cambria Math" w:hAnsi="Cambria Math" w:cs="Times New Roman" w:eastAsiaTheme="minorEastAsia"/>
                <w:b/>
                <w:bCs/>
                <w:sz w:val="24"/>
              </w:rPr>
            </m:ctrlPr>
          </m:sub>
        </m:sSub>
        <m:r>
          <m:rPr>
            <m:nor/>
            <m:sty m:val="b"/>
          </m:rPr>
          <w:rPr>
            <w:rFonts w:hint="default" w:ascii="Times New Roman" w:hAnsi="Times New Roman" w:cs="Times New Roman" w:eastAsiaTheme="minorEastAsia"/>
            <w:b/>
            <w:bCs/>
            <w:i w:val="0"/>
            <w:sz w:val="24"/>
          </w:rPr>
          <m:t>−</m:t>
        </m:r>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t</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j</m:t>
            </m:r>
            <m:ctrlPr>
              <w:rPr>
                <w:rFonts w:hint="default" w:ascii="Cambria Math" w:hAnsi="Cambria Math" w:cs="Times New Roman" w:eastAsiaTheme="minorEastAsia"/>
                <w:b/>
                <w:bCs/>
                <w:sz w:val="24"/>
              </w:rPr>
            </m:ctrlPr>
          </m:sub>
        </m:sSub>
        <m:r>
          <m:rPr>
            <m:nor/>
            <m:sty m:val="b"/>
          </m:rPr>
          <w:rPr>
            <w:rFonts w:hint="default" w:ascii="Times New Roman" w:hAnsi="Times New Roman" w:cs="Times New Roman" w:eastAsiaTheme="minorEastAsia"/>
            <w:b/>
            <w:bCs/>
            <w:i w:val="0"/>
            <w:sz w:val="24"/>
          </w:rPr>
          <m:t>|&lt;1</m:t>
        </m:r>
        <m:r>
          <m:rPr>
            <m:nor/>
            <m:sty m:val="bi"/>
          </m:rPr>
          <w:rPr>
            <w:rFonts w:hint="default" w:ascii="Times New Roman" w:hAnsi="Times New Roman" w:cs="Times New Roman" w:eastAsiaTheme="minorEastAsia"/>
            <w:b/>
            <w:bCs/>
            <w:i/>
            <w:sz w:val="24"/>
          </w:rPr>
          <m:t>ms</m:t>
        </m:r>
      </m:oMath>
      <w:r>
        <w:rPr>
          <w:rFonts w:hint="default" w:ascii="Times New Roman" w:hAnsi="Times New Roman" w:cs="Times New Roman"/>
          <w:b/>
          <w:bCs/>
          <w:i w:val="0"/>
          <w:sz w:val="24"/>
          <w:lang w:val="en-US" w:eastAsia="zh-CN"/>
        </w:rPr>
        <w:t xml:space="preserve">  (1)</w:t>
      </w:r>
    </w:p>
    <w:p w14:paraId="572508B8">
      <w:pPr>
        <w:numPr>
          <w:ilvl w:val="0"/>
          <w:numId w:val="0"/>
        </w:numPr>
        <w:spacing w:line="360" w:lineRule="auto"/>
        <w:ind w:leftChars="0"/>
        <w:jc w:val="both"/>
        <w:rPr>
          <w:rFonts w:hint="default" w:ascii="Times New Roman" w:hAnsi="Times New Roman" w:cs="Times New Roman"/>
          <w:b w:val="0"/>
          <w:bCs w:val="0"/>
          <w:i w:val="0"/>
          <w:sz w:val="24"/>
          <w:lang w:val="en-US" w:eastAsia="zh-CN"/>
        </w:rPr>
      </w:pPr>
      <w:r>
        <w:rPr>
          <w:rFonts w:hint="default" w:ascii="Times New Roman" w:hAnsi="Times New Roman" w:cs="Times New Roman"/>
          <w:b w:val="0"/>
          <w:bCs w:val="0"/>
          <w:i w:val="0"/>
          <w:sz w:val="24"/>
          <w:lang w:val="en-US" w:eastAsia="zh-CN"/>
        </w:rPr>
        <w:t xml:space="preserve">where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t</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i</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val="en-US" w:eastAsia="zh-CN"/>
        </w:rPr>
        <w:t xml:space="preserve">and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t</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j</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val="en-US" w:eastAsia="zh-CN"/>
        </w:rPr>
        <w:t>are the timestamps of any two sensor channels. In this study, the synchronization error was maintained below 1 ms across all four modalities.</w:t>
      </w:r>
    </w:p>
    <w:p w14:paraId="607A4D9B">
      <w:pPr>
        <w:numPr>
          <w:ilvl w:val="0"/>
          <w:numId w:val="0"/>
        </w:numPr>
        <w:spacing w:line="360" w:lineRule="auto"/>
        <w:ind w:leftChars="0"/>
        <w:jc w:val="both"/>
        <w:rPr>
          <w:rFonts w:hint="default" w:ascii="Times New Roman" w:hAnsi="Times New Roman" w:cs="Times New Roman"/>
          <w:b w:val="0"/>
          <w:bCs w:val="0"/>
          <w:i w:val="0"/>
          <w:sz w:val="24"/>
          <w:lang w:val="en-US" w:eastAsia="zh-CN"/>
        </w:rPr>
      </w:pPr>
    </w:p>
    <w:p w14:paraId="2321F1C0">
      <w:pPr>
        <w:numPr>
          <w:ilvl w:val="0"/>
          <w:numId w:val="0"/>
        </w:numPr>
        <w:spacing w:line="360" w:lineRule="auto"/>
        <w:ind w:leftChars="0"/>
        <w:jc w:val="both"/>
        <w:rPr>
          <w:rFonts w:hint="default" w:ascii="Times New Roman" w:hAnsi="Times New Roman" w:cs="Times New Roman"/>
          <w:b w:val="0"/>
          <w:bCs w:val="0"/>
          <w:i w:val="0"/>
          <w:sz w:val="24"/>
          <w:lang w:val="en-US" w:eastAsia="zh-CN"/>
        </w:rPr>
      </w:pPr>
      <w:r>
        <w:rPr>
          <w:rFonts w:hint="default" w:ascii="Times New Roman" w:hAnsi="Times New Roman" w:cs="Times New Roman"/>
          <w:b w:val="0"/>
          <w:bCs w:val="0"/>
          <w:i w:val="0"/>
          <w:sz w:val="24"/>
          <w:lang w:val="en-US" w:eastAsia="zh-CN"/>
        </w:rPr>
        <w:t>Spatial registration is achieved using a calibration target with known geometric features. The target is placed on the build plate and imaged by each sensor before the build. The transformation between each sensor coordinate system and the part coordinate system is computed by minimizing the point-to-point distance:</w:t>
      </w:r>
    </w:p>
    <w:p w14:paraId="5FF4750B">
      <w:pPr>
        <w:numPr>
          <w:ilvl w:val="0"/>
          <w:numId w:val="0"/>
        </w:numPr>
        <w:spacing w:line="360" w:lineRule="auto"/>
        <w:ind w:leftChars="0"/>
        <w:jc w:val="center"/>
        <w:rPr>
          <w:rFonts w:hint="default" w:ascii="Times New Roman" w:hAnsi="Times New Roman" w:cs="Times New Roman"/>
          <w:b/>
          <w:bCs/>
          <w:i w:val="0"/>
          <w:sz w:val="24"/>
          <w:lang w:val="en-US" w:eastAsia="zh-CN"/>
        </w:rPr>
      </w:pPr>
      <m:oMath>
        <m:func>
          <m:funcPr>
            <m:ctrlPr>
              <w:rPr>
                <w:rFonts w:hint="default" w:ascii="Cambria Math" w:hAnsi="Cambria Math" w:cs="Times New Roman" w:eastAsiaTheme="minorEastAsia"/>
                <w:b/>
                <w:bCs/>
                <w:sz w:val="24"/>
              </w:rPr>
            </m:ctrlPr>
          </m:funcPr>
          <m:fName>
            <m:limLow>
              <m:limLowPr>
                <m:ctrlPr>
                  <w:rPr>
                    <w:rFonts w:hint="default" w:ascii="Cambria Math" w:hAnsi="Cambria Math" w:cs="Times New Roman" w:eastAsiaTheme="minorEastAsia"/>
                    <w:b/>
                    <w:bCs/>
                    <w:sz w:val="24"/>
                  </w:rPr>
                </m:ctrlPr>
              </m:limLowPr>
              <m:e>
                <m:r>
                  <m:rPr>
                    <m:nor/>
                    <m:sty m:val="b"/>
                  </m:rPr>
                  <w:rPr>
                    <w:rFonts w:hint="default" w:ascii="Times New Roman" w:hAnsi="Times New Roman" w:cs="Times New Roman" w:eastAsiaTheme="minorEastAsia"/>
                    <w:b/>
                    <w:bCs/>
                    <w:sz w:val="24"/>
                  </w:rPr>
                  <m:t>min</m:t>
                </m:r>
                <m:ctrlPr>
                  <w:rPr>
                    <w:rFonts w:hint="default" w:ascii="Cambria Math" w:hAnsi="Cambria Math" w:cs="Times New Roman" w:eastAsiaTheme="minorEastAsia"/>
                    <w:b/>
                    <w:bCs/>
                    <w:sz w:val="24"/>
                  </w:rPr>
                </m:ctrlPr>
              </m:e>
              <m:lim>
                <m:r>
                  <m:rPr>
                    <m:nor/>
                    <m:sty m:val="bi"/>
                  </m:rPr>
                  <w:rPr>
                    <w:rFonts w:hint="default" w:ascii="Times New Roman" w:hAnsi="Times New Roman" w:cs="Times New Roman" w:eastAsiaTheme="minorEastAsia"/>
                    <w:b/>
                    <w:bCs/>
                    <w:i/>
                    <w:sz w:val="24"/>
                  </w:rPr>
                  <m:t>R</m:t>
                </m:r>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t</m:t>
                </m:r>
                <m:ctrlPr>
                  <w:rPr>
                    <w:rFonts w:hint="default" w:ascii="Cambria Math" w:hAnsi="Cambria Math" w:cs="Times New Roman" w:eastAsiaTheme="minorEastAsia"/>
                    <w:b/>
                    <w:bCs/>
                    <w:sz w:val="24"/>
                  </w:rPr>
                </m:ctrlPr>
              </m:lim>
            </m:limLow>
            <m:ctrlPr>
              <w:rPr>
                <w:rFonts w:hint="default" w:ascii="Cambria Math" w:hAnsi="Cambria Math" w:cs="Times New Roman" w:eastAsiaTheme="minorEastAsia"/>
                <w:b/>
                <w:bCs/>
                <w:sz w:val="24"/>
              </w:rPr>
            </m:ctrlPr>
          </m:fName>
          <m:e>
            <m:nary>
              <m:naryPr>
                <m:chr m:val="∑"/>
                <m:limLoc m:val="subSup"/>
                <m:ctrlPr>
                  <w:rPr>
                    <w:rFonts w:hint="default" w:ascii="Cambria Math" w:hAnsi="Cambria Math" w:cs="Times New Roman" w:eastAsiaTheme="minorEastAsia"/>
                    <w:b/>
                    <w:bCs/>
                    <w:sz w:val="24"/>
                  </w:rPr>
                </m:ctrlPr>
              </m:naryPr>
              <m:sub>
                <m:r>
                  <m:rPr>
                    <m:nor/>
                    <m:sty m:val="bi"/>
                  </m:rPr>
                  <w:rPr>
                    <w:rFonts w:hint="default" w:ascii="Times New Roman" w:hAnsi="Times New Roman" w:cs="Times New Roman" w:eastAsiaTheme="minorEastAsia"/>
                    <w:b/>
                    <w:bCs/>
                    <w:i/>
                    <w:sz w:val="24"/>
                  </w:rPr>
                  <m:t>k</m:t>
                </m:r>
                <m:r>
                  <m:rPr>
                    <m:nor/>
                    <m:sty m:val="b"/>
                  </m:rPr>
                  <w:rPr>
                    <w:rFonts w:hint="default" w:ascii="Times New Roman" w:hAnsi="Times New Roman" w:cs="Times New Roman" w:eastAsiaTheme="minorEastAsia"/>
                    <w:b/>
                    <w:bCs/>
                    <w:i w:val="0"/>
                    <w:sz w:val="24"/>
                  </w:rPr>
                  <m:t>=1</m:t>
                </m:r>
                <m:ctrlPr>
                  <w:rPr>
                    <w:rFonts w:hint="default" w:ascii="Cambria Math" w:hAnsi="Cambria Math" w:cs="Times New Roman" w:eastAsiaTheme="minorEastAsia"/>
                    <w:b/>
                    <w:bCs/>
                    <w:sz w:val="24"/>
                  </w:rPr>
                </m:ctrlPr>
              </m:sub>
              <m:sup>
                <m:r>
                  <m:rPr>
                    <m:nor/>
                    <m:sty m:val="bi"/>
                  </m:rPr>
                  <w:rPr>
                    <w:rFonts w:hint="default" w:ascii="Times New Roman" w:hAnsi="Times New Roman" w:cs="Times New Roman" w:eastAsiaTheme="minorEastAsia"/>
                    <w:b/>
                    <w:bCs/>
                    <w:i/>
                    <w:sz w:val="24"/>
                  </w:rPr>
                  <m:t>N</m:t>
                </m:r>
                <m:ctrlPr>
                  <w:rPr>
                    <w:rFonts w:hint="default" w:ascii="Cambria Math" w:hAnsi="Cambria Math" w:cs="Times New Roman" w:eastAsiaTheme="minorEastAsia"/>
                    <w:b/>
                    <w:bCs/>
                    <w:sz w:val="24"/>
                  </w:rPr>
                </m:ctrlPr>
              </m:sup>
              <m:e>
                <m:r>
                  <m:rPr>
                    <m:nor/>
                    <m:sty m:val="b"/>
                  </m:rPr>
                  <w:rPr>
                    <w:rFonts w:hint="default" w:ascii="Times New Roman" w:hAnsi="Times New Roman" w:cs="Times New Roman"/>
                    <w:b/>
                    <w:bCs/>
                    <w:i w:val="0"/>
                    <w:sz w:val="24"/>
                    <w:lang w:val="en-US" w:eastAsia="zh-CN"/>
                  </w:rPr>
                  <m:t xml:space="preserve"> </m:t>
                </m:r>
                <m:ctrlPr>
                  <w:rPr>
                    <w:rFonts w:hint="default" w:ascii="Cambria Math" w:hAnsi="Cambria Math" w:cs="Times New Roman" w:eastAsiaTheme="minorEastAsia"/>
                    <w:b/>
                    <w:bCs/>
                    <w:sz w:val="24"/>
                  </w:rPr>
                </m:ctrlPr>
              </m:e>
            </m:nary>
            <m:ctrlPr>
              <w:rPr>
                <w:rFonts w:hint="default" w:ascii="Cambria Math" w:hAnsi="Cambria Math" w:cs="Times New Roman" w:eastAsiaTheme="minorEastAsia"/>
                <w:b/>
                <w:bCs/>
                <w:sz w:val="24"/>
              </w:rPr>
            </m:ctrlPr>
          </m:e>
        </m:func>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R</m:t>
        </m:r>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p</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k</m:t>
            </m:r>
            <m:ctrlPr>
              <w:rPr>
                <w:rFonts w:hint="default" w:ascii="Cambria Math" w:hAnsi="Cambria Math" w:cs="Times New Roman" w:eastAsiaTheme="minorEastAsia"/>
                <w:b/>
                <w:bCs/>
                <w:sz w:val="24"/>
              </w:rPr>
            </m:ctrlPr>
          </m:sub>
        </m:sSub>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t</m:t>
        </m:r>
        <m:r>
          <m:rPr>
            <m:nor/>
            <m:sty m:val="b"/>
          </m:rPr>
          <w:rPr>
            <w:rFonts w:hint="default" w:ascii="Times New Roman" w:hAnsi="Times New Roman" w:cs="Times New Roman" w:eastAsiaTheme="minorEastAsia"/>
            <w:b/>
            <w:bCs/>
            <w:i w:val="0"/>
            <w:sz w:val="24"/>
          </w:rPr>
          <m:t>)−</m:t>
        </m:r>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q</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k</m:t>
            </m:r>
            <m:ctrlPr>
              <w:rPr>
                <w:rFonts w:hint="default" w:ascii="Cambria Math" w:hAnsi="Cambria Math" w:cs="Times New Roman" w:eastAsiaTheme="minorEastAsia"/>
                <w:b/>
                <w:bCs/>
                <w:sz w:val="24"/>
              </w:rPr>
            </m:ctrlPr>
          </m:sub>
        </m:sSub>
        <m:sSup>
          <m:sSupPr>
            <m:ctrlPr>
              <w:rPr>
                <w:rFonts w:hint="default" w:ascii="Cambria Math" w:hAnsi="Cambria Math" w:cs="Times New Roman" w:eastAsiaTheme="minorEastAsia"/>
                <w:b/>
                <w:bCs/>
                <w:sz w:val="24"/>
              </w:rPr>
            </m:ctrlPr>
          </m:sSupPr>
          <m:e>
            <m:r>
              <m:rPr>
                <m:nor/>
                <m:sty m:val="b"/>
              </m:rPr>
              <w:rPr>
                <w:rFonts w:hint="default" w:ascii="Times New Roman" w:hAnsi="Times New Roman" w:cs="Times New Roman" w:eastAsiaTheme="minorEastAsia"/>
                <w:b/>
                <w:bCs/>
                <w:i w:val="0"/>
                <w:sz w:val="24"/>
              </w:rPr>
              <m:t>‖</m:t>
            </m:r>
            <m:ctrlPr>
              <w:rPr>
                <w:rFonts w:hint="default" w:ascii="Cambria Math" w:hAnsi="Cambria Math" w:cs="Times New Roman" w:eastAsiaTheme="minorEastAsia"/>
                <w:b/>
                <w:bCs/>
                <w:sz w:val="24"/>
              </w:rPr>
            </m:ctrlPr>
          </m:e>
          <m:sup>
            <m:r>
              <m:rPr>
                <m:nor/>
                <m:sty m:val="b"/>
              </m:rPr>
              <w:rPr>
                <w:rFonts w:hint="default" w:ascii="Times New Roman" w:hAnsi="Times New Roman" w:cs="Times New Roman" w:eastAsiaTheme="minorEastAsia"/>
                <w:b/>
                <w:bCs/>
                <w:i w:val="0"/>
                <w:sz w:val="24"/>
              </w:rPr>
              <m:t>2</m:t>
            </m:r>
            <m:ctrlPr>
              <w:rPr>
                <w:rFonts w:hint="default" w:ascii="Cambria Math" w:hAnsi="Cambria Math" w:cs="Times New Roman" w:eastAsiaTheme="minorEastAsia"/>
                <w:b/>
                <w:bCs/>
                <w:sz w:val="24"/>
              </w:rPr>
            </m:ctrlPr>
          </m:sup>
        </m:sSup>
      </m:oMath>
      <w:r>
        <w:rPr>
          <w:rFonts w:hint="default" w:ascii="Times New Roman" w:hAnsi="Times New Roman" w:cs="Times New Roman"/>
          <w:b/>
          <w:bCs/>
          <w:i w:val="0"/>
          <w:sz w:val="24"/>
          <w:lang w:val="en-US" w:eastAsia="zh-CN"/>
        </w:rPr>
        <w:t xml:space="preserve">  (2)</w:t>
      </w:r>
    </w:p>
    <w:p w14:paraId="79CFD0B2">
      <w:pPr>
        <w:numPr>
          <w:ilvl w:val="0"/>
          <w:numId w:val="0"/>
        </w:numPr>
        <w:spacing w:line="360" w:lineRule="auto"/>
        <w:ind w:leftChars="0"/>
        <w:jc w:val="center"/>
        <w:rPr>
          <w:rFonts w:hint="default" w:ascii="Times New Roman" w:hAnsi="Times New Roman" w:cs="Times New Roman"/>
          <w:b/>
          <w:bCs/>
          <w:i w:val="0"/>
          <w:sz w:val="24"/>
          <w:lang w:val="en-US" w:eastAsia="zh-CN"/>
        </w:rPr>
      </w:pPr>
    </w:p>
    <w:p w14:paraId="7FEBA1AA">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default" w:ascii="Times New Roman" w:hAnsi="Times New Roman" w:cs="Times New Roman" w:eastAsiaTheme="minorEastAsia"/>
          <w:b w:val="0"/>
          <w:bCs w:val="0"/>
          <w:i w:val="0"/>
          <w:kern w:val="2"/>
          <w:sz w:val="24"/>
          <w:szCs w:val="24"/>
          <w:lang w:val="en-US" w:eastAsia="zh-CN" w:bidi="ar-SA"/>
        </w:rPr>
        <w:t>Where</w:t>
      </w:r>
      <w:r>
        <w:rPr>
          <w:rFonts w:hint="default" w:ascii="Times New Roman" w:hAnsi="Times New Roman" w:cs="Times New Roman"/>
          <w:b w:val="0"/>
          <w:bCs w:val="0"/>
          <w:i w:val="0"/>
          <w:kern w:val="2"/>
          <w:sz w:val="24"/>
          <w:szCs w:val="24"/>
          <w:lang w:val="en-US" w:eastAsia="zh-CN" w:bidi="ar-SA"/>
        </w:rPr>
        <w:t xml:space="preserv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p</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k</m:t>
            </m:r>
            <m:ctrlPr>
              <w:rPr>
                <w:rFonts w:hint="default" w:ascii="Cambria Math" w:hAnsi="Cambria Math" w:cs="Times New Roman"/>
                <w:b/>
                <w:bCs/>
                <w:sz w:val="24"/>
              </w:rPr>
            </m:ctrlPr>
          </m:sub>
        </m:sSub>
      </m:oMath>
      <w:r>
        <w:rPr>
          <w:rFonts w:hint="eastAsia" w:hAnsi="Cambria Math" w:cs="Times New Roman"/>
          <w:b w:val="0"/>
          <w:bCs w:val="0"/>
          <w:i w:val="0"/>
          <w:sz w:val="24"/>
          <w:lang w:val="en-US" w:eastAsia="zh-CN"/>
        </w:rPr>
        <w:t xml:space="preserve"> </w:t>
      </w:r>
      <w:r>
        <w:rPr>
          <w:rFonts w:hint="default" w:ascii="Times New Roman" w:hAnsi="Times New Roman" w:cs="Times New Roman" w:eastAsiaTheme="minorEastAsia"/>
          <w:b w:val="0"/>
          <w:bCs w:val="0"/>
          <w:i w:val="0"/>
          <w:kern w:val="2"/>
          <w:sz w:val="24"/>
          <w:szCs w:val="24"/>
          <w:lang w:val="en-US" w:eastAsia="zh-CN" w:bidi="ar-SA"/>
        </w:rPr>
        <w:t xml:space="preserve">is a point in the sensor coordinate system,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q</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k</m:t>
            </m:r>
            <m:ctrlPr>
              <w:rPr>
                <w:rFonts w:hint="default" w:ascii="Cambria Math" w:hAnsi="Cambria Math" w:cs="Times New Roman"/>
                <w:b/>
                <w:bCs/>
                <w:sz w:val="24"/>
              </w:rPr>
            </m:ctrlPr>
          </m:sub>
        </m:sSub>
      </m:oMath>
      <w:r>
        <w:rPr>
          <w:rFonts w:hint="default" w:ascii="Times New Roman" w:hAnsi="Times New Roman" w:cs="Times New Roman" w:eastAsiaTheme="minorEastAsia"/>
          <w:b w:val="0"/>
          <w:bCs w:val="0"/>
          <w:i w:val="0"/>
          <w:kern w:val="2"/>
          <w:sz w:val="24"/>
          <w:szCs w:val="24"/>
          <w:lang w:val="en-US" w:eastAsia="zh-CN" w:bidi="ar-SA"/>
        </w:rPr>
        <w:t>is the corresponding point in the</w:t>
      </w:r>
      <w:r>
        <w:rPr>
          <w:rFonts w:hint="default" w:ascii="Times New Roman" w:hAnsi="Times New Roman" w:cs="Times New Roman"/>
          <w:b w:val="0"/>
          <w:bCs w:val="0"/>
          <w:i w:val="0"/>
          <w:kern w:val="2"/>
          <w:sz w:val="24"/>
          <w:szCs w:val="24"/>
          <w:lang w:val="en-US" w:eastAsia="zh-CN" w:bidi="ar-SA"/>
        </w:rPr>
        <w:t xml:space="preserve"> </w:t>
      </w:r>
      <w:r>
        <w:rPr>
          <w:rFonts w:hint="default" w:ascii="Times New Roman" w:hAnsi="Times New Roman" w:cs="Times New Roman" w:eastAsiaTheme="minorEastAsia"/>
          <w:b w:val="0"/>
          <w:bCs w:val="0"/>
          <w:i w:val="0"/>
          <w:kern w:val="2"/>
          <w:sz w:val="24"/>
          <w:szCs w:val="24"/>
          <w:lang w:val="en-US" w:eastAsia="zh-CN" w:bidi="ar-SA"/>
        </w:rPr>
        <w:t>part coordinate system, and</w:t>
      </w:r>
      <w:r>
        <w:rPr>
          <w:rFonts w:hint="eastAsia" w:ascii="Times New Roman" w:hAnsi="Times New Roman" w:cs="Times New Roman"/>
          <w:b w:val="0"/>
          <w:bCs w:val="0"/>
          <w:i w:val="0"/>
          <w:kern w:val="2"/>
          <w:sz w:val="24"/>
          <w:szCs w:val="24"/>
          <w:lang w:val="en-US" w:eastAsia="zh-CN" w:bidi="ar-SA"/>
        </w:rPr>
        <w:t xml:space="preserve"> </w:t>
      </w:r>
      <m:oMath>
        <m:r>
          <m:rPr>
            <m:sty m:val="bi"/>
          </m:rPr>
          <w:rPr>
            <w:rFonts w:hint="default" w:ascii="Cambria Math" w:hAnsi="Cambria Math"/>
            <w:sz w:val="24"/>
          </w:rPr>
          <m:t>N</m:t>
        </m:r>
        <m:r>
          <m:rPr/>
          <w:rPr>
            <w:rFonts w:hint="default" w:ascii="Cambria Math" w:hAnsi="Cambria Math"/>
            <w:sz w:val="24"/>
            <w:lang w:val="en-US" w:eastAsia="zh-CN"/>
          </w:rPr>
          <m:t xml:space="preserve"> </m:t>
        </m:r>
      </m:oMath>
      <w:r>
        <w:rPr>
          <w:rFonts w:hint="default" w:ascii="Times New Roman" w:hAnsi="Times New Roman" w:cs="Times New Roman" w:eastAsiaTheme="minorEastAsia"/>
          <w:b w:val="0"/>
          <w:bCs w:val="0"/>
          <w:i w:val="0"/>
          <w:kern w:val="2"/>
          <w:sz w:val="24"/>
          <w:szCs w:val="24"/>
          <w:lang w:val="en-US" w:eastAsia="zh-CN" w:bidi="ar-SA"/>
        </w:rPr>
        <w:t>is the number of point pairs.</w:t>
      </w:r>
      <m:oMath>
        <m:r>
          <m:rPr>
            <m:nor/>
            <m:sty m:val="bi"/>
          </m:rPr>
          <w:rPr>
            <w:rFonts w:hint="default" w:ascii="Times New Roman" w:hAnsi="Times New Roman" w:cs="Times New Roman"/>
            <w:b/>
            <w:bCs/>
            <w:i/>
            <w:sz w:val="24"/>
          </w:rPr>
          <m:t>R</m:t>
        </m:r>
      </m:oMath>
      <w:r>
        <w:rPr>
          <w:rFonts w:hint="default" w:ascii="Times New Roman" w:hAnsi="Times New Roman" w:cs="Times New Roman"/>
          <w:b w:val="0"/>
          <w:bCs w:val="0"/>
          <w:i w:val="0"/>
          <w:sz w:val="24"/>
          <w:lang w:val="en-US" w:eastAsia="zh-CN"/>
        </w:rPr>
        <w:t xml:space="preserve"> </w:t>
      </w:r>
      <w:r>
        <w:rPr>
          <w:rFonts w:hint="default" w:ascii="Times New Roman" w:hAnsi="Times New Roman" w:cs="Times New Roman" w:eastAsiaTheme="minorEastAsia"/>
          <w:b w:val="0"/>
          <w:bCs w:val="0"/>
          <w:i w:val="0"/>
          <w:kern w:val="2"/>
          <w:sz w:val="24"/>
          <w:szCs w:val="24"/>
          <w:lang w:val="en-US" w:eastAsia="zh-CN" w:bidi="ar-SA"/>
        </w:rPr>
        <w:t xml:space="preserve">is the rotation matrix, and </w:t>
      </w:r>
      <m:oMath>
        <m:r>
          <m:rPr>
            <m:nor/>
            <m:sty m:val="bi"/>
          </m:rPr>
          <w:rPr>
            <w:rFonts w:hint="default" w:ascii="Times New Roman" w:hAnsi="Times New Roman" w:cs="Times New Roman"/>
            <w:b/>
            <w:bCs/>
            <w:i/>
            <w:sz w:val="24"/>
          </w:rPr>
          <m:t>t</m:t>
        </m:r>
      </m:oMath>
      <w:r>
        <w:rPr>
          <w:rFonts w:hint="default" w:ascii="Times New Roman" w:hAnsi="Times New Roman" w:cs="Times New Roman"/>
          <w:b w:val="0"/>
          <w:bCs w:val="0"/>
          <w:i w:val="0"/>
          <w:sz w:val="24"/>
          <w:lang w:val="en-US" w:eastAsia="zh-CN"/>
        </w:rPr>
        <w:t xml:space="preserve"> </w:t>
      </w:r>
      <w:r>
        <w:rPr>
          <w:rFonts w:hint="default" w:ascii="Times New Roman" w:hAnsi="Times New Roman" w:cs="Times New Roman" w:eastAsiaTheme="minorEastAsia"/>
          <w:b w:val="0"/>
          <w:bCs w:val="0"/>
          <w:i w:val="0"/>
          <w:kern w:val="2"/>
          <w:sz w:val="24"/>
          <w:szCs w:val="24"/>
          <w:lang w:val="en-US" w:eastAsia="zh-CN" w:bidi="ar-SA"/>
        </w:rPr>
        <w:t>is the translation vector. The registration error is below 0.1 mm</w:t>
      </w:r>
      <w:r>
        <w:rPr>
          <w:rFonts w:hint="eastAsia" w:ascii="Times New Roman" w:hAnsi="Times New Roman" w:cs="Times New Roman"/>
          <w:b w:val="0"/>
          <w:bCs w:val="0"/>
          <w:i w:val="0"/>
          <w:kern w:val="2"/>
          <w:sz w:val="24"/>
          <w:szCs w:val="24"/>
          <w:lang w:val="en-US" w:eastAsia="zh-CN" w:bidi="ar-SA"/>
        </w:rPr>
        <w:t>.</w:t>
      </w:r>
    </w:p>
    <w:p w14:paraId="52D2FB32">
      <w:pPr>
        <w:numPr>
          <w:ilvl w:val="0"/>
          <w:numId w:val="0"/>
        </w:numPr>
        <w:spacing w:line="360" w:lineRule="auto"/>
        <w:ind w:leftChars="0"/>
        <w:jc w:val="both"/>
        <w:rPr>
          <w:rFonts w:hint="default" w:ascii="Times New Roman" w:hAnsi="Times New Roman" w:cs="Times New Roman" w:eastAsiaTheme="minorEastAsia"/>
          <w:b/>
          <w:bCs/>
          <w:i w:val="0"/>
          <w:kern w:val="2"/>
          <w:sz w:val="28"/>
          <w:szCs w:val="28"/>
          <w:lang w:val="en-US" w:eastAsia="zh-CN" w:bidi="ar-SA"/>
        </w:rPr>
      </w:pPr>
      <w:r>
        <w:rPr>
          <w:rFonts w:hint="default" w:ascii="Times New Roman" w:hAnsi="Times New Roman" w:cs="Times New Roman" w:eastAsiaTheme="minorEastAsia"/>
          <w:b/>
          <w:bCs/>
          <w:i w:val="0"/>
          <w:kern w:val="2"/>
          <w:sz w:val="28"/>
          <w:szCs w:val="28"/>
          <w:lang w:val="en-US" w:eastAsia="zh-CN" w:bidi="ar-SA"/>
        </w:rPr>
        <w:t>2.3 Automatic Degradation Mechanism</w:t>
      </w:r>
    </w:p>
    <w:p w14:paraId="08CA2C9E">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default" w:ascii="Times New Roman" w:hAnsi="Times New Roman" w:cs="Times New Roman" w:eastAsiaTheme="minorEastAsia"/>
          <w:b w:val="0"/>
          <w:bCs w:val="0"/>
          <w:i w:val="0"/>
          <w:kern w:val="2"/>
          <w:sz w:val="24"/>
          <w:szCs w:val="24"/>
          <w:lang w:val="en-US" w:eastAsia="zh-CN" w:bidi="ar-SA"/>
        </w:rPr>
        <w:t>To ensure continuous operation under any dependency loss, a three-level degradation strategy is implemented:</w:t>
      </w:r>
    </w:p>
    <w:p w14:paraId="787C4C3D">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p>
    <w:p w14:paraId="3DD2A0AC">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 xml:space="preserve">· </w:t>
      </w:r>
      <w:r>
        <w:rPr>
          <w:rFonts w:hint="default" w:ascii="Times New Roman" w:hAnsi="Times New Roman" w:cs="Times New Roman" w:eastAsiaTheme="minorEastAsia"/>
          <w:b w:val="0"/>
          <w:bCs w:val="0"/>
          <w:i w:val="0"/>
          <w:kern w:val="2"/>
          <w:sz w:val="24"/>
          <w:szCs w:val="24"/>
          <w:lang w:val="en-US" w:eastAsia="zh-CN" w:bidi="ar-SA"/>
        </w:rPr>
        <w:t>Level 1 (real package): The system uses the full-featured processing pipeline with all external libraries and sensors available.</w:t>
      </w:r>
    </w:p>
    <w:p w14:paraId="7DA612BB">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p>
    <w:p w14:paraId="1163E3C1">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w:t>
      </w:r>
      <w:r>
        <w:rPr>
          <w:rFonts w:hint="default" w:ascii="Times New Roman" w:hAnsi="Times New Roman" w:cs="Times New Roman" w:eastAsiaTheme="minorEastAsia"/>
          <w:b w:val="0"/>
          <w:bCs w:val="0"/>
          <w:i w:val="0"/>
          <w:kern w:val="2"/>
          <w:sz w:val="24"/>
          <w:szCs w:val="24"/>
          <w:lang w:val="en-US" w:eastAsia="zh-CN" w:bidi="ar-SA"/>
        </w:rPr>
        <w:t>Level 2 (built-in algorithm): If an external library is missing, a built-in implementation is activated. For example, if the vallenae package is unavailable, acoustic features (RMS, kurtosis, envelope spectral energy) are computed by an internal function that follows the same mathematical definitions.</w:t>
      </w:r>
    </w:p>
    <w:p w14:paraId="3712CD91">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p>
    <w:p w14:paraId="6B269C15">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eastAsia" w:ascii="Times New Roman" w:hAnsi="Times New Roman" w:cs="Times New Roman"/>
          <w:b w:val="0"/>
          <w:bCs w:val="0"/>
          <w:i w:val="0"/>
          <w:kern w:val="2"/>
          <w:sz w:val="24"/>
          <w:szCs w:val="24"/>
          <w:lang w:val="en-US" w:eastAsia="zh-CN" w:bidi="ar-SA"/>
        </w:rPr>
        <w:t xml:space="preserve">· </w:t>
      </w:r>
      <w:r>
        <w:rPr>
          <w:rFonts w:hint="default" w:ascii="Times New Roman" w:hAnsi="Times New Roman" w:cs="Times New Roman" w:eastAsiaTheme="minorEastAsia"/>
          <w:b w:val="0"/>
          <w:bCs w:val="0"/>
          <w:i w:val="0"/>
          <w:kern w:val="2"/>
          <w:sz w:val="24"/>
          <w:szCs w:val="24"/>
          <w:lang w:val="en-US" w:eastAsia="zh-CN" w:bidi="ar-SA"/>
        </w:rPr>
        <w:t>Level 3 (simulated data): If a sensor is unavailable, physically plausible synthetic data are generated based on the sensor model to maintain pipeline operation and report generation.</w:t>
      </w:r>
    </w:p>
    <w:p w14:paraId="491EA6FB">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p>
    <w:p w14:paraId="7EA28531">
      <w:pPr>
        <w:numPr>
          <w:ilvl w:val="0"/>
          <w:numId w:val="0"/>
        </w:numPr>
        <w:spacing w:line="360" w:lineRule="auto"/>
        <w:ind w:leftChars="0"/>
        <w:jc w:val="both"/>
        <w:rPr>
          <w:rFonts w:hint="default" w:ascii="Times New Roman" w:hAnsi="Times New Roman" w:cs="Times New Roman" w:eastAsiaTheme="minorEastAsia"/>
          <w:b w:val="0"/>
          <w:bCs w:val="0"/>
          <w:i w:val="0"/>
          <w:kern w:val="2"/>
          <w:sz w:val="24"/>
          <w:szCs w:val="24"/>
          <w:lang w:val="en-US" w:eastAsia="zh-CN" w:bidi="ar-SA"/>
        </w:rPr>
      </w:pPr>
      <w:r>
        <w:rPr>
          <w:rFonts w:hint="default" w:ascii="Times New Roman" w:hAnsi="Times New Roman" w:cs="Times New Roman" w:eastAsiaTheme="minorEastAsia"/>
          <w:b w:val="0"/>
          <w:bCs w:val="0"/>
          <w:i w:val="0"/>
          <w:kern w:val="2"/>
          <w:sz w:val="24"/>
          <w:szCs w:val="24"/>
          <w:lang w:val="en-US" w:eastAsia="zh-CN" w:bidi="ar-SA"/>
        </w:rPr>
        <w:t>The degradation decision logic is summarized in Table 2.</w:t>
      </w:r>
    </w:p>
    <w:p w14:paraId="702B3C04">
      <w:pPr>
        <w:numPr>
          <w:ilvl w:val="0"/>
          <w:numId w:val="0"/>
        </w:numPr>
        <w:spacing w:line="360" w:lineRule="auto"/>
        <w:ind w:leftChars="0"/>
        <w:jc w:val="center"/>
        <w:rPr>
          <w:rFonts w:hint="default" w:ascii="Times New Roman" w:hAnsi="Times New Roman" w:cs="Times New Roman" w:eastAsiaTheme="minorEastAsia"/>
          <w:b/>
          <w:bCs/>
          <w:i w:val="0"/>
          <w:kern w:val="2"/>
          <w:sz w:val="24"/>
          <w:szCs w:val="24"/>
          <w:lang w:val="en-US" w:eastAsia="zh-CN" w:bidi="ar-SA"/>
        </w:rPr>
      </w:pPr>
      <w:r>
        <w:rPr>
          <w:rFonts w:hint="default" w:ascii="Times New Roman" w:hAnsi="Times New Roman" w:cs="Times New Roman" w:eastAsiaTheme="minorEastAsia"/>
          <w:b/>
          <w:bCs/>
          <w:i w:val="0"/>
          <w:kern w:val="2"/>
          <w:sz w:val="24"/>
          <w:szCs w:val="24"/>
          <w:lang w:val="en-US" w:eastAsia="zh-CN" w:bidi="ar-SA"/>
        </w:rPr>
        <w:t xml:space="preserve">Table </w:t>
      </w:r>
      <w:r>
        <w:rPr>
          <w:rFonts w:hint="eastAsia" w:ascii="Times New Roman" w:hAnsi="Times New Roman" w:cs="Times New Roman"/>
          <w:b/>
          <w:bCs/>
          <w:i w:val="0"/>
          <w:kern w:val="2"/>
          <w:sz w:val="24"/>
          <w:szCs w:val="24"/>
          <w:lang w:val="en-US" w:eastAsia="zh-CN" w:bidi="ar-SA"/>
        </w:rPr>
        <w:t>II</w:t>
      </w:r>
      <w:r>
        <w:rPr>
          <w:rFonts w:hint="default" w:ascii="Times New Roman" w:hAnsi="Times New Roman" w:cs="Times New Roman" w:eastAsiaTheme="minorEastAsia"/>
          <w:b/>
          <w:bCs/>
          <w:i w:val="0"/>
          <w:kern w:val="2"/>
          <w:sz w:val="24"/>
          <w:szCs w:val="24"/>
          <w:lang w:val="en-US" w:eastAsia="zh-CN" w:bidi="ar-SA"/>
        </w:rPr>
        <w:t>. Automatic degradation levels and actions.</w:t>
      </w:r>
    </w:p>
    <w:p w14:paraId="641F9353">
      <w:pPr>
        <w:numPr>
          <w:ilvl w:val="0"/>
          <w:numId w:val="0"/>
        </w:numPr>
        <w:spacing w:line="360" w:lineRule="auto"/>
        <w:ind w:leftChars="0"/>
        <w:jc w:val="center"/>
        <w:rPr>
          <w:rFonts w:hint="default" w:ascii="Times New Roman" w:hAnsi="Times New Roman" w:cs="Times New Roman" w:eastAsiaTheme="minorEastAsia"/>
          <w:b/>
          <w:bCs/>
          <w:i w:val="0"/>
          <w:kern w:val="2"/>
          <w:sz w:val="24"/>
          <w:szCs w:val="24"/>
          <w:lang w:val="en-US" w:eastAsia="zh-CN" w:bidi="ar-SA"/>
        </w:rPr>
      </w:pPr>
    </w:p>
    <w:tbl>
      <w:tblPr>
        <w:tblStyle w:val="5"/>
        <w:tblW w:w="87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3605"/>
        <w:gridCol w:w="3031"/>
      </w:tblGrid>
      <w:tr w14:paraId="55D5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076" w:type="dxa"/>
            <w:tcBorders>
              <w:top w:val="single" w:color="000000" w:sz="12" w:space="0"/>
              <w:left w:val="nil"/>
              <w:bottom w:val="single" w:color="000000" w:sz="4" w:space="0"/>
              <w:right w:val="nil"/>
            </w:tcBorders>
          </w:tcPr>
          <w:p w14:paraId="7E531344">
            <w:pPr>
              <w:numPr>
                <w:ilvl w:val="0"/>
                <w:numId w:val="0"/>
              </w:numPr>
              <w:spacing w:line="360" w:lineRule="auto"/>
              <w:ind w:leftChars="0"/>
              <w:jc w:val="center"/>
              <w:rPr>
                <w:b/>
                <w:bCs/>
                <w:sz w:val="18"/>
                <w:szCs w:val="18"/>
              </w:rPr>
            </w:pPr>
            <w:r>
              <w:rPr>
                <w:rFonts w:hint="default" w:ascii="Times New Roman" w:hAnsi="Times New Roman" w:cs="Times New Roman" w:eastAsiaTheme="minorEastAsia"/>
                <w:b/>
                <w:bCs/>
                <w:i w:val="0"/>
                <w:kern w:val="2"/>
                <w:sz w:val="18"/>
                <w:szCs w:val="18"/>
                <w:lang w:val="en-US" w:eastAsia="zh-CN" w:bidi="ar-SA"/>
              </w:rPr>
              <w:t>Level</w:t>
            </w:r>
          </w:p>
        </w:tc>
        <w:tc>
          <w:tcPr>
            <w:tcW w:w="3605" w:type="dxa"/>
            <w:tcBorders>
              <w:top w:val="single" w:color="000000" w:sz="12" w:space="0"/>
              <w:left w:val="nil"/>
              <w:bottom w:val="single" w:color="000000" w:sz="4" w:space="0"/>
              <w:right w:val="nil"/>
            </w:tcBorders>
          </w:tcPr>
          <w:p w14:paraId="5FBAA5CF">
            <w:pPr>
              <w:numPr>
                <w:ilvl w:val="0"/>
                <w:numId w:val="0"/>
              </w:numPr>
              <w:spacing w:line="360" w:lineRule="auto"/>
              <w:ind w:leftChars="0"/>
              <w:jc w:val="center"/>
              <w:rPr>
                <w:b/>
                <w:bCs/>
                <w:sz w:val="18"/>
                <w:szCs w:val="18"/>
              </w:rPr>
            </w:pPr>
            <w:r>
              <w:rPr>
                <w:rFonts w:hint="default" w:ascii="Times New Roman" w:hAnsi="Times New Roman" w:cs="Times New Roman" w:eastAsiaTheme="minorEastAsia"/>
                <w:b/>
                <w:bCs/>
                <w:i w:val="0"/>
                <w:kern w:val="2"/>
                <w:sz w:val="18"/>
                <w:szCs w:val="18"/>
                <w:lang w:val="en-US" w:eastAsia="zh-CN" w:bidi="ar-SA"/>
              </w:rPr>
              <w:t>Condition</w:t>
            </w:r>
          </w:p>
        </w:tc>
        <w:tc>
          <w:tcPr>
            <w:tcW w:w="3031" w:type="dxa"/>
            <w:tcBorders>
              <w:top w:val="single" w:color="000000" w:sz="12" w:space="0"/>
              <w:left w:val="nil"/>
              <w:bottom w:val="single" w:color="000000" w:sz="4" w:space="0"/>
              <w:right w:val="nil"/>
            </w:tcBorders>
          </w:tcPr>
          <w:p w14:paraId="219D70A2">
            <w:pPr>
              <w:numPr>
                <w:ilvl w:val="0"/>
                <w:numId w:val="0"/>
              </w:numPr>
              <w:spacing w:line="360" w:lineRule="auto"/>
              <w:ind w:leftChars="0"/>
              <w:jc w:val="center"/>
              <w:rPr>
                <w:b/>
                <w:bCs/>
                <w:sz w:val="18"/>
                <w:szCs w:val="18"/>
              </w:rPr>
            </w:pPr>
            <w:r>
              <w:rPr>
                <w:rFonts w:hint="default" w:ascii="Times New Roman" w:hAnsi="Times New Roman" w:cs="Times New Roman" w:eastAsiaTheme="minorEastAsia"/>
                <w:b/>
                <w:bCs/>
                <w:i w:val="0"/>
                <w:kern w:val="2"/>
                <w:sz w:val="18"/>
                <w:szCs w:val="18"/>
                <w:lang w:val="en-US" w:eastAsia="zh-CN" w:bidi="ar-SA"/>
              </w:rPr>
              <w:t>Action</w:t>
            </w:r>
          </w:p>
        </w:tc>
      </w:tr>
      <w:tr w14:paraId="6A86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076" w:type="dxa"/>
            <w:tcBorders>
              <w:top w:val="single" w:color="000000" w:sz="4" w:space="0"/>
              <w:left w:val="nil"/>
              <w:bottom w:val="nil"/>
              <w:right w:val="nil"/>
            </w:tcBorders>
          </w:tcPr>
          <w:p w14:paraId="7767806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1</w:t>
            </w:r>
          </w:p>
        </w:tc>
        <w:tc>
          <w:tcPr>
            <w:tcW w:w="3605" w:type="dxa"/>
            <w:tcBorders>
              <w:top w:val="single" w:color="000000" w:sz="4" w:space="0"/>
              <w:left w:val="nil"/>
              <w:bottom w:val="nil"/>
              <w:right w:val="nil"/>
            </w:tcBorders>
          </w:tcPr>
          <w:p w14:paraId="31F1BAC5">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All packages and sensors available</w:t>
            </w:r>
          </w:p>
        </w:tc>
        <w:tc>
          <w:tcPr>
            <w:tcW w:w="3031" w:type="dxa"/>
            <w:tcBorders>
              <w:top w:val="single" w:color="000000" w:sz="4" w:space="0"/>
              <w:left w:val="nil"/>
              <w:bottom w:val="nil"/>
              <w:right w:val="nil"/>
            </w:tcBorders>
          </w:tcPr>
          <w:p w14:paraId="1E9BA4A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Full pipeline</w:t>
            </w:r>
          </w:p>
        </w:tc>
      </w:tr>
      <w:tr w14:paraId="3264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nil"/>
              <w:right w:val="nil"/>
            </w:tcBorders>
          </w:tcPr>
          <w:p w14:paraId="1E4F289D">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2</w:t>
            </w:r>
          </w:p>
        </w:tc>
        <w:tc>
          <w:tcPr>
            <w:tcW w:w="3605" w:type="dxa"/>
            <w:tcBorders>
              <w:top w:val="nil"/>
              <w:left w:val="nil"/>
              <w:bottom w:val="nil"/>
              <w:right w:val="nil"/>
            </w:tcBorders>
          </w:tcPr>
          <w:p w14:paraId="5CFAA577">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External library missing</w:t>
            </w:r>
          </w:p>
        </w:tc>
        <w:tc>
          <w:tcPr>
            <w:tcW w:w="3031" w:type="dxa"/>
            <w:tcBorders>
              <w:top w:val="nil"/>
              <w:left w:val="nil"/>
              <w:bottom w:val="nil"/>
              <w:right w:val="nil"/>
            </w:tcBorders>
          </w:tcPr>
          <w:p w14:paraId="5B3B1EF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Built-in algorithm fallback</w:t>
            </w:r>
          </w:p>
        </w:tc>
      </w:tr>
      <w:tr w14:paraId="3F07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Borders>
              <w:top w:val="nil"/>
              <w:left w:val="nil"/>
              <w:bottom w:val="single" w:color="000000" w:sz="12" w:space="0"/>
              <w:right w:val="nil"/>
            </w:tcBorders>
          </w:tcPr>
          <w:p w14:paraId="6C6115E8">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3</w:t>
            </w:r>
          </w:p>
        </w:tc>
        <w:tc>
          <w:tcPr>
            <w:tcW w:w="3605" w:type="dxa"/>
            <w:tcBorders>
              <w:top w:val="nil"/>
              <w:left w:val="nil"/>
              <w:bottom w:val="single" w:color="000000" w:sz="12" w:space="0"/>
              <w:right w:val="nil"/>
            </w:tcBorders>
          </w:tcPr>
          <w:p w14:paraId="0BDAE687">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Sensor missing</w:t>
            </w:r>
          </w:p>
        </w:tc>
        <w:tc>
          <w:tcPr>
            <w:tcW w:w="3031" w:type="dxa"/>
            <w:tcBorders>
              <w:top w:val="nil"/>
              <w:left w:val="nil"/>
              <w:bottom w:val="single" w:color="000000" w:sz="12" w:space="0"/>
              <w:right w:val="nil"/>
            </w:tcBorders>
          </w:tcPr>
          <w:p w14:paraId="746BEB63">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kern w:val="2"/>
                <w:sz w:val="18"/>
                <w:szCs w:val="18"/>
                <w:lang w:val="en-US" w:eastAsia="zh-CN" w:bidi="ar-SA"/>
              </w:rPr>
              <w:t>Synthetic data generation</w:t>
            </w:r>
          </w:p>
        </w:tc>
      </w:tr>
    </w:tbl>
    <w:p w14:paraId="4612B0F9">
      <w:pPr>
        <w:numPr>
          <w:ilvl w:val="0"/>
          <w:numId w:val="0"/>
        </w:numPr>
        <w:spacing w:line="360" w:lineRule="auto"/>
        <w:ind w:leftChars="0"/>
        <w:jc w:val="both"/>
        <w:rPr>
          <w:rFonts w:hint="eastAsia" w:ascii="Times New Roman" w:hAnsi="Times New Roman" w:cs="Times New Roman"/>
          <w:b w:val="0"/>
          <w:bCs w:val="0"/>
          <w:i w:val="0"/>
          <w:iCs w:val="0"/>
          <w:sz w:val="24"/>
          <w:szCs w:val="24"/>
          <w:lang w:val="en-US" w:eastAsia="zh-CN"/>
        </w:rPr>
      </w:pPr>
      <w:r>
        <w:rPr>
          <w:rFonts w:hint="eastAsia" w:ascii="Times New Roman" w:hAnsi="Times New Roman" w:cs="Times New Roman"/>
          <w:b w:val="0"/>
          <w:bCs w:val="0"/>
          <w:i w:val="0"/>
          <w:iCs w:val="0"/>
          <w:sz w:val="24"/>
          <w:szCs w:val="24"/>
          <w:lang w:val="en-US" w:eastAsia="zh-CN"/>
        </w:rPr>
        <w:t>This mechanism guarantees that the system never fails even if one or more sensors or libraries are unavailable, which is critical for industrial deployment.</w:t>
      </w:r>
    </w:p>
    <w:p w14:paraId="2CFB0DD1">
      <w:pPr>
        <w:numPr>
          <w:ilvl w:val="0"/>
          <w:numId w:val="0"/>
        </w:numPr>
        <w:spacing w:line="360" w:lineRule="auto"/>
        <w:ind w:leftChars="0"/>
        <w:jc w:val="both"/>
        <w:rPr>
          <w:rFonts w:hint="eastAsia" w:ascii="Times New Roman" w:hAnsi="Times New Roman" w:cs="Times New Roman"/>
          <w:b/>
          <w:bCs/>
          <w:i w:val="0"/>
          <w:iCs w:val="0"/>
          <w:sz w:val="28"/>
          <w:szCs w:val="28"/>
          <w:lang w:val="en-US" w:eastAsia="zh-CN"/>
        </w:rPr>
      </w:pPr>
      <w:r>
        <w:rPr>
          <w:rFonts w:hint="eastAsia" w:ascii="Times New Roman" w:hAnsi="Times New Roman" w:cs="Times New Roman"/>
          <w:b/>
          <w:bCs/>
          <w:i w:val="0"/>
          <w:iCs w:val="0"/>
          <w:sz w:val="28"/>
          <w:szCs w:val="28"/>
          <w:lang w:val="en-US" w:eastAsia="zh-CN"/>
        </w:rPr>
        <w:t>2.4 Edge Computing Unit</w:t>
      </w:r>
    </w:p>
    <w:p w14:paraId="7A1A4F24">
      <w:pPr>
        <w:numPr>
          <w:ilvl w:val="0"/>
          <w:numId w:val="0"/>
        </w:numPr>
        <w:spacing w:line="360" w:lineRule="auto"/>
        <w:ind w:leftChars="0"/>
        <w:jc w:val="both"/>
        <w:rPr>
          <w:rFonts w:hint="eastAsia" w:ascii="Times New Roman" w:hAnsi="Times New Roman" w:cs="Times New Roman"/>
          <w:b w:val="0"/>
          <w:bCs w:val="0"/>
          <w:i w:val="0"/>
          <w:iCs w:val="0"/>
          <w:sz w:val="24"/>
          <w:szCs w:val="24"/>
          <w:lang w:val="en-US" w:eastAsia="zh-CN"/>
        </w:rPr>
      </w:pPr>
      <w:r>
        <w:rPr>
          <w:rFonts w:hint="eastAsia" w:ascii="Times New Roman" w:hAnsi="Times New Roman" w:cs="Times New Roman"/>
          <w:b w:val="0"/>
          <w:bCs w:val="0"/>
          <w:i w:val="0"/>
          <w:iCs w:val="0"/>
          <w:sz w:val="24"/>
          <w:szCs w:val="24"/>
          <w:lang w:val="en-US" w:eastAsia="zh-CN"/>
        </w:rPr>
        <w:t>All processing runs on an NVIDIA Jetson Orin Nano (8 GB, 40 TOPS, 10 W) edge computing unit. The unit hosts the unified Kalman filter, the self-learning residual correction network, the point cloud processing pipeline, and the offline edge intelligence module. The inference latency for the full pipeline is below 200 ms, satisfying the real-time closed-loop control requirement.</w:t>
      </w:r>
    </w:p>
    <w:p w14:paraId="5E61749B">
      <w:pPr>
        <w:numPr>
          <w:ilvl w:val="0"/>
          <w:numId w:val="0"/>
        </w:numPr>
        <w:spacing w:line="360" w:lineRule="auto"/>
        <w:ind w:leftChars="0"/>
        <w:jc w:val="both"/>
        <w:rPr>
          <w:rFonts w:hint="eastAsia" w:ascii="Times New Roman" w:hAnsi="Times New Roman" w:cs="Times New Roman"/>
          <w:b w:val="0"/>
          <w:bCs w:val="0"/>
          <w:i w:val="0"/>
          <w:iCs w:val="0"/>
          <w:sz w:val="24"/>
          <w:szCs w:val="24"/>
          <w:lang w:val="en-US" w:eastAsia="zh-CN"/>
        </w:rPr>
      </w:pPr>
      <w:r>
        <w:rPr>
          <w:rFonts w:hint="eastAsia" w:ascii="Times New Roman" w:hAnsi="Times New Roman" w:cs="Times New Roman"/>
          <w:b w:val="0"/>
          <w:bCs w:val="0"/>
          <w:i w:val="0"/>
          <w:iCs w:val="0"/>
          <w:sz w:val="24"/>
          <w:szCs w:val="24"/>
          <w:lang w:val="en-US" w:eastAsia="zh-CN"/>
        </w:rPr>
        <w:t>Figure 1. System architecture of the proposed multi-modal monitoring system.</w:t>
      </w:r>
    </w:p>
    <w:p w14:paraId="257F736D">
      <w:pPr>
        <w:numPr>
          <w:ilvl w:val="0"/>
          <w:numId w:val="0"/>
        </w:numPr>
        <w:spacing w:line="360" w:lineRule="auto"/>
        <w:ind w:leftChars="0"/>
        <w:jc w:val="both"/>
        <w:rPr>
          <w:rFonts w:hint="default" w:ascii="Times New Roman" w:hAnsi="Times New Roman" w:cs="Times New Roman"/>
          <w:b/>
          <w:bCs/>
          <w:i w:val="0"/>
          <w:iCs w:val="0"/>
          <w:sz w:val="28"/>
          <w:szCs w:val="28"/>
          <w:lang w:val="en-US" w:eastAsia="zh-CN"/>
        </w:rPr>
      </w:pPr>
      <w:r>
        <w:rPr>
          <w:rFonts w:hint="eastAsia" w:ascii="Times New Roman" w:hAnsi="Times New Roman" w:cs="Times New Roman"/>
          <w:b/>
          <w:bCs/>
          <w:i w:val="0"/>
          <w:iCs w:val="0"/>
          <w:sz w:val="28"/>
          <w:szCs w:val="28"/>
          <w:lang w:val="en-US" w:eastAsia="zh-CN"/>
        </w:rPr>
        <w:t>3.</w:t>
      </w:r>
      <w:r>
        <w:rPr>
          <w:rFonts w:hint="default" w:ascii="Times New Roman" w:hAnsi="Times New Roman" w:cs="Times New Roman"/>
          <w:b/>
          <w:bCs/>
          <w:i w:val="0"/>
          <w:iCs w:val="0"/>
          <w:sz w:val="28"/>
          <w:szCs w:val="28"/>
          <w:lang w:val="en-US" w:eastAsia="zh-CN"/>
        </w:rPr>
        <w:t>Unified Kalman Filter Framework</w:t>
      </w:r>
    </w:p>
    <w:p w14:paraId="33733280">
      <w:pPr>
        <w:numPr>
          <w:ilvl w:val="0"/>
          <w:numId w:val="0"/>
        </w:numPr>
        <w:spacing w:line="360" w:lineRule="auto"/>
        <w:ind w:leftChars="0"/>
        <w:jc w:val="both"/>
        <w:rPr>
          <w:rFonts w:hint="eastAsia" w:ascii="Times New Roman" w:hAnsi="Times New Roman" w:cs="Times New Roman"/>
          <w:b w:val="0"/>
          <w:bCs w:val="0"/>
          <w:i w:val="0"/>
          <w:iCs w:val="0"/>
          <w:sz w:val="24"/>
          <w:szCs w:val="24"/>
          <w:lang w:val="en-US" w:eastAsia="zh-CN"/>
        </w:rPr>
      </w:pPr>
      <w:r>
        <w:rPr>
          <w:rFonts w:hint="eastAsia" w:ascii="Times New Roman" w:hAnsi="Times New Roman" w:cs="Times New Roman"/>
          <w:b w:val="0"/>
          <w:bCs w:val="0"/>
          <w:i w:val="0"/>
          <w:iCs w:val="0"/>
          <w:sz w:val="24"/>
          <w:szCs w:val="24"/>
          <w:lang w:val="en-US" w:eastAsia="zh-CN"/>
        </w:rPr>
        <w:t>T</w:t>
      </w:r>
      <w:r>
        <w:rPr>
          <w:rFonts w:hint="default" w:ascii="Times New Roman" w:hAnsi="Times New Roman" w:cs="Times New Roman"/>
          <w:b w:val="0"/>
          <w:bCs w:val="0"/>
          <w:i w:val="0"/>
          <w:iCs w:val="0"/>
          <w:sz w:val="24"/>
          <w:szCs w:val="24"/>
          <w:lang w:val="en-US" w:eastAsia="zh-CN"/>
        </w:rPr>
        <w:t>his section presents the unified Kalman filter framework that simultaneously performs multi-modal fusion, phase unwrapping, and ultrasonic defect localization. The core idea is to use a single recursive estimator with a shared state vector and adaptive observation model, rather than three independent filters</w:t>
      </w:r>
      <w:r>
        <w:rPr>
          <w:rFonts w:hint="eastAsia" w:ascii="Times New Roman" w:hAnsi="Times New Roman" w:cs="Times New Roman"/>
          <w:b w:val="0"/>
          <w:bCs w:val="0"/>
          <w:i w:val="0"/>
          <w:iCs w:val="0"/>
          <w:sz w:val="24"/>
          <w:szCs w:val="24"/>
          <w:lang w:val="en-US" w:eastAsia="zh-CN"/>
        </w:rPr>
        <w:t>.</w:t>
      </w:r>
    </w:p>
    <w:p w14:paraId="3DBB987C">
      <w:pPr>
        <w:numPr>
          <w:ilvl w:val="0"/>
          <w:numId w:val="0"/>
        </w:numPr>
        <w:spacing w:line="360" w:lineRule="auto"/>
        <w:ind w:leftChars="0"/>
        <w:jc w:val="both"/>
        <w:rPr>
          <w:rFonts w:hint="eastAsia" w:ascii="Times New Roman" w:hAnsi="Times New Roman" w:cs="Times New Roman"/>
          <w:b/>
          <w:bCs/>
          <w:i w:val="0"/>
          <w:iCs w:val="0"/>
          <w:sz w:val="28"/>
          <w:szCs w:val="28"/>
          <w:lang w:val="en-US" w:eastAsia="zh-CN"/>
        </w:rPr>
      </w:pPr>
      <w:r>
        <w:rPr>
          <w:rFonts w:hint="eastAsia" w:ascii="Times New Roman" w:hAnsi="Times New Roman" w:cs="Times New Roman"/>
          <w:b/>
          <w:bCs/>
          <w:i w:val="0"/>
          <w:iCs w:val="0"/>
          <w:sz w:val="28"/>
          <w:szCs w:val="28"/>
          <w:lang w:val="en-US" w:eastAsia="zh-CN"/>
        </w:rPr>
        <w:t>3.1.State-Space Modeling</w:t>
      </w:r>
    </w:p>
    <w:p w14:paraId="0D579F4A">
      <w:pPr>
        <w:numPr>
          <w:ilvl w:val="0"/>
          <w:numId w:val="0"/>
        </w:numPr>
        <w:spacing w:line="360" w:lineRule="auto"/>
        <w:ind w:leftChars="0"/>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The state vector at time step </w:t>
      </w:r>
      <m:oMath>
        <m:r>
          <m:rPr/>
          <w:rPr>
            <w:rFonts w:hint="default" w:ascii="Cambria Math" w:hAnsi="Cambria Math"/>
            <w:sz w:val="24"/>
          </w:rPr>
          <m:t>k</m:t>
        </m:r>
      </m:oMath>
      <w:r>
        <w:rPr>
          <w:rFonts w:hint="default" w:ascii="Times New Roman" w:hAnsi="Times New Roman" w:cs="Times New Roman"/>
          <w:b w:val="0"/>
          <w:bCs w:val="0"/>
          <w:i w:val="0"/>
          <w:iCs w:val="0"/>
          <w:sz w:val="24"/>
          <w:szCs w:val="24"/>
          <w:lang w:val="en-US" w:eastAsia="zh-CN"/>
        </w:rPr>
        <w:t xml:space="preserve"> is defined as:</w:t>
      </w:r>
    </w:p>
    <w:p w14:paraId="1C098EDE">
      <w:pPr>
        <w:numPr>
          <w:ilvl w:val="0"/>
          <w:numId w:val="0"/>
        </w:numPr>
        <w:spacing w:line="360" w:lineRule="auto"/>
        <w:ind w:leftChars="0"/>
        <w:jc w:val="center"/>
        <w:rPr>
          <w:rFonts w:hint="default" w:ascii="Times New Roman" w:hAnsi="Times New Roman" w:eastAsia="宋体" w:cs="Times New Roman"/>
          <w:b/>
          <w:bCs/>
          <w:i w:val="0"/>
          <w:iCs w:val="0"/>
          <w:sz w:val="24"/>
          <w:szCs w:val="24"/>
          <w:lang w:val="en-US" w:eastAsia="zh-CN"/>
        </w:rPr>
      </w:pPr>
      <m:oMath>
        <m:sSub>
          <m:sSubPr>
            <m:ctrlPr>
              <w:rPr>
                <w:rFonts w:hint="default" w:ascii="Cambria Math" w:hAnsi="Cambria Math" w:eastAsia="Consolas" w:cs="Times New Roman"/>
                <w:b/>
                <w:bCs/>
                <w:i w:val="0"/>
                <w:iCs w:val="0"/>
                <w:sz w:val="24"/>
                <w:szCs w:val="24"/>
              </w:rPr>
            </m:ctrlPr>
          </m:sSubPr>
          <m:e>
            <m:r>
              <m:rPr>
                <m:nor/>
                <m:sty m:val="b"/>
              </m:rPr>
              <w:rPr>
                <w:rFonts w:hint="default" w:ascii="Times New Roman" w:hAnsi="Times New Roman" w:eastAsia="Consolas" w:cs="Times New Roman"/>
                <w:b/>
                <w:bCs/>
                <w:i w:val="0"/>
                <w:iCs w:val="0"/>
                <w:sz w:val="24"/>
                <w:szCs w:val="24"/>
              </w:rPr>
              <m:t>x</m:t>
            </m:r>
            <m:ctrlPr>
              <w:rPr>
                <w:rFonts w:hint="default" w:ascii="Cambria Math" w:hAnsi="Cambria Math" w:eastAsia="Consolas" w:cs="Times New Roman"/>
                <w:b/>
                <w:bCs/>
                <w:i w:val="0"/>
                <w:iCs w:val="0"/>
                <w:sz w:val="24"/>
                <w:szCs w:val="24"/>
              </w:rPr>
            </m:ctrlPr>
          </m:e>
          <m:sub>
            <m:r>
              <m:rPr>
                <m:nor/>
                <m:sty m:val="b"/>
              </m:rPr>
              <w:rPr>
                <w:rFonts w:hint="default" w:ascii="Times New Roman" w:hAnsi="Times New Roman" w:eastAsia="Consolas" w:cs="Times New Roman"/>
                <w:b/>
                <w:bCs/>
                <w:i w:val="0"/>
                <w:iCs w:val="0"/>
                <w:sz w:val="24"/>
                <w:szCs w:val="24"/>
              </w:rPr>
              <m:t>k</m:t>
            </m:r>
            <m:ctrlPr>
              <w:rPr>
                <w:rFonts w:hint="default" w:ascii="Cambria Math" w:hAnsi="Cambria Math" w:eastAsia="Consolas" w:cs="Times New Roman"/>
                <w:b/>
                <w:bCs/>
                <w:i w:val="0"/>
                <w:iCs w:val="0"/>
                <w:sz w:val="24"/>
                <w:szCs w:val="24"/>
              </w:rPr>
            </m:ctrlPr>
          </m:sub>
        </m:sSub>
        <m:r>
          <m:rPr>
            <m:nor/>
            <m:sty m:val="bi"/>
          </m:rPr>
          <w:rPr>
            <w:rFonts w:hint="default" w:ascii="Times New Roman" w:hAnsi="Times New Roman" w:eastAsia="Consolas" w:cs="Times New Roman"/>
            <w:b/>
            <w:bCs/>
            <w:i/>
            <w:iCs/>
            <w:sz w:val="24"/>
            <w:szCs w:val="24"/>
          </w:rPr>
          <m:t>=</m:t>
        </m:r>
        <m:r>
          <m:rPr>
            <m:nor/>
          </m:rPr>
          <w:rPr>
            <w:rFonts w:hint="default" w:ascii="Times New Roman" w:hAnsi="Times New Roman" w:eastAsia="Consolas" w:cs="Times New Roman"/>
            <w:b w:val="0"/>
            <w:bCs w:val="0"/>
            <w:i/>
            <w:iCs/>
            <w:sz w:val="24"/>
            <w:szCs w:val="24"/>
          </w:rPr>
          <m:t>[</m:t>
        </m:r>
        <m:sSub>
          <m:sSubPr>
            <m:ctrlPr>
              <w:rPr>
                <w:rFonts w:hint="default" w:ascii="Cambria Math" w:hAnsi="Cambria Math" w:eastAsia="Consolas" w:cs="Times New Roman"/>
                <w:b w:val="0"/>
                <w:bCs w:val="0"/>
                <w:i/>
                <w:iCs/>
                <w:sz w:val="24"/>
                <w:szCs w:val="24"/>
              </w:rPr>
            </m:ctrlPr>
          </m:sSubPr>
          <m:e>
            <m:r>
              <m:rPr>
                <m:nor/>
              </m:rPr>
              <w:rPr>
                <w:rFonts w:hint="default" w:ascii="Times New Roman" w:hAnsi="Times New Roman" w:eastAsia="Consolas" w:cs="Times New Roman"/>
                <w:b w:val="0"/>
                <w:bCs w:val="0"/>
                <w:i/>
                <w:iCs/>
                <w:sz w:val="24"/>
                <w:szCs w:val="24"/>
              </w:rPr>
              <m:t>d</m:t>
            </m:r>
            <m:ctrlPr>
              <w:rPr>
                <w:rFonts w:hint="default" w:ascii="Cambria Math" w:hAnsi="Cambria Math" w:eastAsia="Consolas" w:cs="Times New Roman"/>
                <w:b w:val="0"/>
                <w:bCs w:val="0"/>
                <w:i/>
                <w:iCs/>
                <w:sz w:val="24"/>
                <w:szCs w:val="24"/>
              </w:rPr>
            </m:ctrlPr>
          </m:e>
          <m:sub>
            <m:r>
              <m:rPr>
                <m:nor/>
              </m:rPr>
              <w:rPr>
                <w:rFonts w:hint="default" w:ascii="Times New Roman" w:hAnsi="Times New Roman" w:eastAsia="Consolas" w:cs="Times New Roman"/>
                <w:b w:val="0"/>
                <w:bCs w:val="0"/>
                <w:i/>
                <w:iCs/>
                <w:sz w:val="24"/>
                <w:szCs w:val="24"/>
              </w:rPr>
              <m:t>k</m:t>
            </m:r>
            <m:ctrlPr>
              <w:rPr>
                <w:rFonts w:hint="default" w:ascii="Cambria Math" w:hAnsi="Cambria Math" w:eastAsia="Consolas" w:cs="Times New Roman"/>
                <w:b w:val="0"/>
                <w:bCs w:val="0"/>
                <w:i/>
                <w:iCs/>
                <w:sz w:val="24"/>
                <w:szCs w:val="24"/>
              </w:rPr>
            </m:ctrlPr>
          </m:sub>
        </m:sSub>
        <m:r>
          <m:rPr>
            <m:nor/>
          </m:rPr>
          <w:rPr>
            <w:rFonts w:hint="default" w:ascii="Times New Roman" w:hAnsi="Times New Roman" w:eastAsia="Consolas" w:cs="Times New Roman"/>
            <w:b w:val="0"/>
            <w:bCs w:val="0"/>
            <w:i/>
            <w:iCs/>
            <w:sz w:val="24"/>
            <w:szCs w:val="24"/>
          </w:rPr>
          <m:t>,</m:t>
        </m:r>
        <m:sSub>
          <m:sSubPr>
            <m:ctrlPr>
              <w:rPr>
                <w:rFonts w:hint="default" w:ascii="Cambria Math" w:hAnsi="Cambria Math" w:eastAsia="Consolas" w:cs="Times New Roman"/>
                <w:b w:val="0"/>
                <w:bCs w:val="0"/>
                <w:i/>
                <w:iCs/>
                <w:sz w:val="24"/>
                <w:szCs w:val="24"/>
              </w:rPr>
            </m:ctrlPr>
          </m:sSubPr>
          <m:e>
            <m:acc>
              <m:accPr>
                <m:chr m:val="̇"/>
                <m:ctrlPr>
                  <w:rPr>
                    <w:rFonts w:hint="default" w:ascii="Cambria Math" w:hAnsi="Cambria Math" w:eastAsia="Consolas" w:cs="Times New Roman"/>
                    <w:b w:val="0"/>
                    <w:bCs w:val="0"/>
                    <w:i/>
                    <w:iCs/>
                    <w:sz w:val="24"/>
                    <w:szCs w:val="24"/>
                  </w:rPr>
                </m:ctrlPr>
              </m:accPr>
              <m:e>
                <m:r>
                  <m:rPr>
                    <m:nor/>
                  </m:rPr>
                  <w:rPr>
                    <w:rFonts w:hint="default" w:ascii="Times New Roman" w:hAnsi="Times New Roman" w:eastAsia="Consolas" w:cs="Times New Roman"/>
                    <w:b w:val="0"/>
                    <w:bCs w:val="0"/>
                    <w:i/>
                    <w:iCs/>
                    <w:sz w:val="24"/>
                    <w:szCs w:val="24"/>
                  </w:rPr>
                  <m:t>d</m:t>
                </m:r>
                <m:ctrlPr>
                  <w:rPr>
                    <w:rFonts w:hint="default" w:ascii="Cambria Math" w:hAnsi="Cambria Math" w:eastAsia="Consolas" w:cs="Times New Roman"/>
                    <w:b w:val="0"/>
                    <w:bCs w:val="0"/>
                    <w:i/>
                    <w:iCs/>
                    <w:sz w:val="24"/>
                    <w:szCs w:val="24"/>
                  </w:rPr>
                </m:ctrlPr>
              </m:e>
            </m:acc>
            <m:ctrlPr>
              <w:rPr>
                <w:rFonts w:hint="default" w:ascii="Cambria Math" w:hAnsi="Cambria Math" w:eastAsia="Consolas" w:cs="Times New Roman"/>
                <w:b w:val="0"/>
                <w:bCs w:val="0"/>
                <w:i/>
                <w:iCs/>
                <w:sz w:val="24"/>
                <w:szCs w:val="24"/>
              </w:rPr>
            </m:ctrlPr>
          </m:e>
          <m:sub>
            <m:r>
              <m:rPr>
                <m:nor/>
              </m:rPr>
              <w:rPr>
                <w:rFonts w:hint="default" w:ascii="Times New Roman" w:hAnsi="Times New Roman" w:eastAsia="Consolas" w:cs="Times New Roman"/>
                <w:b w:val="0"/>
                <w:bCs w:val="0"/>
                <w:i/>
                <w:iCs/>
                <w:sz w:val="24"/>
                <w:szCs w:val="24"/>
              </w:rPr>
              <m:t>k</m:t>
            </m:r>
            <m:ctrlPr>
              <w:rPr>
                <w:rFonts w:hint="default" w:ascii="Cambria Math" w:hAnsi="Cambria Math" w:eastAsia="Consolas" w:cs="Times New Roman"/>
                <w:b w:val="0"/>
                <w:bCs w:val="0"/>
                <w:i/>
                <w:iCs/>
                <w:sz w:val="24"/>
                <w:szCs w:val="24"/>
              </w:rPr>
            </m:ctrlPr>
          </m:sub>
        </m:sSub>
        <m:r>
          <m:rPr>
            <m:nor/>
          </m:rPr>
          <w:rPr>
            <w:rFonts w:hint="default" w:ascii="Times New Roman" w:hAnsi="Times New Roman" w:eastAsia="Consolas" w:cs="Times New Roman"/>
            <w:b w:val="0"/>
            <w:bCs w:val="0"/>
            <w:i/>
            <w:iCs/>
            <w:sz w:val="24"/>
            <w:szCs w:val="24"/>
          </w:rPr>
          <m:t>,</m:t>
        </m:r>
        <m:sSub>
          <m:sSubPr>
            <m:ctrlPr>
              <w:rPr>
                <w:rFonts w:hint="default" w:ascii="Cambria Math" w:hAnsi="Cambria Math" w:eastAsia="Consolas" w:cs="Times New Roman"/>
                <w:b w:val="0"/>
                <w:bCs w:val="0"/>
                <w:i/>
                <w:iCs/>
                <w:sz w:val="24"/>
                <w:szCs w:val="24"/>
              </w:rPr>
            </m:ctrlPr>
          </m:sSubPr>
          <m:e>
            <m:r>
              <m:rPr>
                <m:nor/>
              </m:rPr>
              <w:rPr>
                <w:rFonts w:hint="default" w:ascii="Times New Roman" w:hAnsi="Times New Roman" w:eastAsia="Consolas" w:cs="Times New Roman"/>
                <w:b w:val="0"/>
                <w:bCs w:val="0"/>
                <w:i/>
                <w:iCs/>
                <w:sz w:val="24"/>
                <w:szCs w:val="24"/>
              </w:rPr>
              <m:t>s</m:t>
            </m:r>
            <m:ctrlPr>
              <w:rPr>
                <w:rFonts w:hint="default" w:ascii="Cambria Math" w:hAnsi="Cambria Math" w:eastAsia="Consolas" w:cs="Times New Roman"/>
                <w:b w:val="0"/>
                <w:bCs w:val="0"/>
                <w:i/>
                <w:iCs/>
                <w:sz w:val="24"/>
                <w:szCs w:val="24"/>
              </w:rPr>
            </m:ctrlPr>
          </m:e>
          <m:sub>
            <m:r>
              <m:rPr>
                <m:nor/>
              </m:rPr>
              <w:rPr>
                <w:rFonts w:hint="default" w:ascii="Times New Roman" w:hAnsi="Times New Roman" w:eastAsia="Consolas" w:cs="Times New Roman"/>
                <w:b w:val="0"/>
                <w:bCs w:val="0"/>
                <w:i/>
                <w:iCs/>
                <w:sz w:val="24"/>
                <w:szCs w:val="24"/>
              </w:rPr>
              <m:t>k</m:t>
            </m:r>
            <m:ctrlPr>
              <w:rPr>
                <w:rFonts w:hint="default" w:ascii="Cambria Math" w:hAnsi="Cambria Math" w:eastAsia="Consolas" w:cs="Times New Roman"/>
                <w:b w:val="0"/>
                <w:bCs w:val="0"/>
                <w:i/>
                <w:iCs/>
                <w:sz w:val="24"/>
                <w:szCs w:val="24"/>
              </w:rPr>
            </m:ctrlPr>
          </m:sub>
        </m:sSub>
        <m:r>
          <m:rPr>
            <m:nor/>
          </m:rPr>
          <w:rPr>
            <w:rFonts w:hint="default" w:ascii="Times New Roman" w:hAnsi="Times New Roman" w:eastAsia="Consolas" w:cs="Times New Roman"/>
            <w:b w:val="0"/>
            <w:bCs w:val="0"/>
            <w:i/>
            <w:iCs/>
            <w:sz w:val="24"/>
            <w:szCs w:val="24"/>
          </w:rPr>
          <m:t>,</m:t>
        </m:r>
        <m:sSub>
          <m:sSubPr>
            <m:ctrlPr>
              <w:rPr>
                <w:rFonts w:hint="default" w:ascii="Cambria Math" w:hAnsi="Cambria Math" w:eastAsia="Consolas" w:cs="Times New Roman"/>
                <w:b w:val="0"/>
                <w:bCs w:val="0"/>
                <w:i/>
                <w:iCs/>
                <w:sz w:val="24"/>
                <w:szCs w:val="24"/>
              </w:rPr>
            </m:ctrlPr>
          </m:sSubPr>
          <m:e>
            <m:r>
              <m:rPr>
                <m:nor/>
              </m:rPr>
              <w:rPr>
                <w:rFonts w:hint="default" w:ascii="Times New Roman" w:hAnsi="Times New Roman" w:eastAsia="Consolas" w:cs="Times New Roman"/>
                <w:b w:val="0"/>
                <w:bCs w:val="0"/>
                <w:i/>
                <w:iCs/>
                <w:sz w:val="24"/>
                <w:szCs w:val="24"/>
              </w:rPr>
              <m:t>T</m:t>
            </m:r>
            <m:ctrlPr>
              <w:rPr>
                <w:rFonts w:hint="default" w:ascii="Cambria Math" w:hAnsi="Cambria Math" w:eastAsia="Consolas" w:cs="Times New Roman"/>
                <w:b w:val="0"/>
                <w:bCs w:val="0"/>
                <w:i/>
                <w:iCs/>
                <w:sz w:val="24"/>
                <w:szCs w:val="24"/>
              </w:rPr>
            </m:ctrlPr>
          </m:e>
          <m:sub>
            <m:r>
              <m:rPr>
                <m:nor/>
              </m:rPr>
              <w:rPr>
                <w:rFonts w:hint="default" w:ascii="Times New Roman" w:hAnsi="Times New Roman" w:eastAsia="Consolas" w:cs="Times New Roman"/>
                <w:b w:val="0"/>
                <w:bCs w:val="0"/>
                <w:i/>
                <w:iCs/>
                <w:sz w:val="24"/>
                <w:szCs w:val="24"/>
              </w:rPr>
              <m:t>k</m:t>
            </m:r>
            <m:ctrlPr>
              <w:rPr>
                <w:rFonts w:hint="default" w:ascii="Cambria Math" w:hAnsi="Cambria Math" w:eastAsia="Consolas" w:cs="Times New Roman"/>
                <w:b w:val="0"/>
                <w:bCs w:val="0"/>
                <w:i/>
                <w:iCs/>
                <w:sz w:val="24"/>
                <w:szCs w:val="24"/>
              </w:rPr>
            </m:ctrlPr>
          </m:sub>
        </m:sSub>
        <m:sSup>
          <m:sSupPr>
            <m:ctrlPr>
              <w:rPr>
                <w:rFonts w:hint="default" w:ascii="Cambria Math" w:hAnsi="Cambria Math" w:eastAsia="Consolas" w:cs="Times New Roman"/>
                <w:b w:val="0"/>
                <w:bCs w:val="0"/>
                <w:i/>
                <w:iCs/>
                <w:sz w:val="24"/>
                <w:szCs w:val="24"/>
              </w:rPr>
            </m:ctrlPr>
          </m:sSupPr>
          <m:e>
            <m:r>
              <m:rPr>
                <m:nor/>
              </m:rPr>
              <w:rPr>
                <w:rFonts w:hint="default" w:ascii="Times New Roman" w:hAnsi="Times New Roman" w:eastAsia="Consolas" w:cs="Times New Roman"/>
                <w:b w:val="0"/>
                <w:bCs w:val="0"/>
                <w:i/>
                <w:iCs/>
                <w:sz w:val="24"/>
                <w:szCs w:val="24"/>
              </w:rPr>
              <m:t>]</m:t>
            </m:r>
            <m:ctrlPr>
              <w:rPr>
                <w:rFonts w:hint="default" w:ascii="Cambria Math" w:hAnsi="Cambria Math" w:eastAsia="Consolas" w:cs="Times New Roman"/>
                <w:b w:val="0"/>
                <w:bCs w:val="0"/>
                <w:i/>
                <w:iCs/>
                <w:sz w:val="24"/>
                <w:szCs w:val="24"/>
              </w:rPr>
            </m:ctrlPr>
          </m:e>
          <m:sup>
            <m:r>
              <m:rPr>
                <m:nor/>
              </m:rPr>
              <w:rPr>
                <w:rFonts w:hint="default" w:ascii="Times New Roman" w:hAnsi="Times New Roman" w:eastAsia="Consolas" w:cs="Times New Roman"/>
                <w:b w:val="0"/>
                <w:bCs w:val="0"/>
                <w:i/>
                <w:iCs/>
                <w:sz w:val="24"/>
                <w:szCs w:val="24"/>
              </w:rPr>
              <m:t>T</m:t>
            </m:r>
            <m:ctrlPr>
              <w:rPr>
                <w:rFonts w:hint="default" w:ascii="Cambria Math" w:hAnsi="Cambria Math" w:eastAsia="Consolas" w:cs="Times New Roman"/>
                <w:b w:val="0"/>
                <w:bCs w:val="0"/>
                <w:i/>
                <w:iCs/>
                <w:sz w:val="24"/>
                <w:szCs w:val="24"/>
              </w:rPr>
            </m:ctrlPr>
          </m:sup>
        </m:sSup>
      </m:oMath>
      <w:r>
        <w:rPr>
          <w:rFonts w:hint="default" w:ascii="Times New Roman" w:hAnsi="Times New Roman" w:eastAsia="宋体" w:cs="Times New Roman"/>
          <w:b/>
          <w:bCs/>
          <w:i w:val="0"/>
          <w:iCs w:val="0"/>
          <w:sz w:val="24"/>
          <w:szCs w:val="24"/>
          <w:lang w:val="en-US" w:eastAsia="zh-CN"/>
        </w:rPr>
        <w:t xml:space="preserve">    （3）</w:t>
      </w:r>
    </w:p>
    <w:p w14:paraId="5509A25A">
      <w:pPr>
        <w:numPr>
          <w:ilvl w:val="0"/>
          <w:numId w:val="0"/>
        </w:numPr>
        <w:spacing w:line="360" w:lineRule="auto"/>
        <w:ind w:leftChars="0"/>
        <w:jc w:val="both"/>
        <w:rPr>
          <w:rFonts w:hint="default" w:ascii="Times New Roman" w:hAnsi="Times New Roman" w:eastAsia="宋体" w:cs="Times New Roman"/>
          <w:b w:val="0"/>
          <w:bCs w:val="0"/>
          <w:i w:val="0"/>
          <w:iCs w:val="0"/>
          <w:sz w:val="24"/>
          <w:lang w:val="en-US" w:eastAsia="zh-CN"/>
        </w:rPr>
      </w:pPr>
      <w:r>
        <w:rPr>
          <w:rFonts w:hint="default" w:ascii="Times New Roman" w:hAnsi="Times New Roman" w:eastAsia="宋体" w:cs="Times New Roman"/>
          <w:b w:val="0"/>
          <w:bCs w:val="0"/>
          <w:i w:val="0"/>
          <w:iCs w:val="0"/>
          <w:sz w:val="24"/>
          <w:szCs w:val="24"/>
          <w:lang w:val="en-US" w:eastAsia="zh-CN"/>
        </w:rPr>
        <w:t xml:space="preserve">where </w:t>
      </w:r>
      <m:oMath>
        <m:sSub>
          <m:sSubPr>
            <m:ctrlPr>
              <w:rPr>
                <w:rFonts w:hint="default" w:ascii="Cambria Math" w:hAnsi="Cambria Math" w:eastAsia="宋体" w:cs="Times New Roman"/>
                <w:b w:val="0"/>
                <w:bCs w:val="0"/>
                <w:i/>
                <w:iCs/>
                <w:sz w:val="24"/>
                <w:szCs w:val="24"/>
              </w:rPr>
            </m:ctrlPr>
          </m:sSubPr>
          <m:e>
            <m:r>
              <m:rPr>
                <m:nor/>
              </m:rPr>
              <w:rPr>
                <w:rFonts w:hint="default" w:ascii="Times New Roman" w:hAnsi="Times New Roman" w:eastAsia="宋体" w:cs="Times New Roman"/>
                <w:b w:val="0"/>
                <w:bCs w:val="0"/>
                <w:i/>
                <w:iCs/>
                <w:sz w:val="24"/>
                <w:szCs w:val="24"/>
              </w:rPr>
              <m:t>d</m:t>
            </m:r>
            <m:ctrlPr>
              <w:rPr>
                <w:rFonts w:hint="default" w:ascii="Cambria Math" w:hAnsi="Cambria Math" w:eastAsia="宋体" w:cs="Times New Roman"/>
                <w:b w:val="0"/>
                <w:bCs w:val="0"/>
                <w:i/>
                <w:iCs/>
                <w:sz w:val="24"/>
                <w:szCs w:val="24"/>
              </w:rPr>
            </m:ctrlPr>
          </m:e>
          <m:sub>
            <m:r>
              <m:rPr>
                <m:nor/>
              </m:rPr>
              <w:rPr>
                <w:rFonts w:hint="default" w:ascii="Times New Roman" w:hAnsi="Times New Roman" w:eastAsia="宋体" w:cs="Times New Roman"/>
                <w:b w:val="0"/>
                <w:bCs w:val="0"/>
                <w:i/>
                <w:iCs/>
                <w:sz w:val="24"/>
                <w:szCs w:val="24"/>
              </w:rPr>
              <m:t>k</m:t>
            </m:r>
            <m:ctrlPr>
              <w:rPr>
                <w:rFonts w:hint="default" w:ascii="Cambria Math" w:hAnsi="Cambria Math" w:eastAsia="宋体" w:cs="Times New Roman"/>
                <w:b w:val="0"/>
                <w:bCs w:val="0"/>
                <w:i/>
                <w:iCs/>
                <w:sz w:val="24"/>
                <w:szCs w:val="24"/>
              </w:rPr>
            </m:ctrlPr>
          </m:sub>
        </m:sSub>
      </m:oMath>
      <w:r>
        <w:rPr>
          <w:rFonts w:hint="default" w:ascii="Times New Roman" w:hAnsi="Times New Roman" w:eastAsia="宋体" w:cs="Times New Roman"/>
          <w:b w:val="0"/>
          <w:bCs w:val="0"/>
          <w:i/>
          <w:iCs/>
          <w:sz w:val="24"/>
          <w:szCs w:val="24"/>
          <w:lang w:val="en-US" w:eastAsia="zh-CN"/>
        </w:rPr>
        <w:t xml:space="preserve"> </w:t>
      </w:r>
      <w:r>
        <w:rPr>
          <w:rFonts w:hint="default" w:ascii="Times New Roman" w:hAnsi="Times New Roman" w:eastAsia="宋体" w:cs="Times New Roman"/>
          <w:b w:val="0"/>
          <w:bCs w:val="0"/>
          <w:i w:val="0"/>
          <w:iCs w:val="0"/>
          <w:sz w:val="24"/>
          <w:szCs w:val="24"/>
          <w:lang w:val="en-US" w:eastAsia="zh-CN"/>
        </w:rPr>
        <w:t>is the defect depth</w:t>
      </w:r>
      <w:r>
        <w:rPr>
          <w:rFonts w:hint="default" w:ascii="Times New Roman" w:hAnsi="Times New Roman" w:eastAsia="宋体" w:cs="Times New Roman"/>
          <w:b w:val="0"/>
          <w:bCs w:val="0"/>
          <w:i/>
          <w:iCs/>
          <w:sz w:val="24"/>
          <w:szCs w:val="24"/>
          <w:lang w:val="en-US" w:eastAsia="zh-CN"/>
        </w:rPr>
        <w:t>,</w:t>
      </w:r>
      <m:oMath>
        <m:sSub>
          <m:sSubPr>
            <m:ctrlPr>
              <w:rPr>
                <w:rFonts w:hint="default" w:ascii="Cambria Math" w:hAnsi="Cambria Math" w:eastAsia="宋体" w:cs="Times New Roman"/>
                <w:b w:val="0"/>
                <w:bCs w:val="0"/>
                <w:i/>
                <w:iCs/>
                <w:sz w:val="24"/>
              </w:rPr>
            </m:ctrlPr>
          </m:sSubPr>
          <m:e>
            <m:acc>
              <m:accPr>
                <m:chr m:val="̇"/>
                <m:ctrlPr>
                  <w:rPr>
                    <w:rFonts w:hint="default" w:ascii="Cambria Math" w:hAnsi="Cambria Math" w:eastAsia="宋体" w:cs="Times New Roman"/>
                    <w:b w:val="0"/>
                    <w:bCs w:val="0"/>
                    <w:i/>
                    <w:iCs/>
                    <w:sz w:val="24"/>
                  </w:rPr>
                </m:ctrlPr>
              </m:accPr>
              <m:e>
                <m:r>
                  <m:rPr>
                    <m:nor/>
                  </m:rPr>
                  <w:rPr>
                    <w:rFonts w:hint="default" w:ascii="Times New Roman" w:hAnsi="Times New Roman" w:eastAsia="宋体" w:cs="Times New Roman"/>
                    <w:b w:val="0"/>
                    <w:bCs w:val="0"/>
                    <w:i/>
                    <w:iCs/>
                    <w:sz w:val="24"/>
                  </w:rPr>
                  <m:t>d</m:t>
                </m:r>
                <m:ctrlPr>
                  <w:rPr>
                    <w:rFonts w:hint="default" w:ascii="Cambria Math" w:hAnsi="Cambria Math" w:eastAsia="宋体" w:cs="Times New Roman"/>
                    <w:b w:val="0"/>
                    <w:bCs w:val="0"/>
                    <w:i/>
                    <w:iCs/>
                    <w:sz w:val="24"/>
                  </w:rPr>
                </m:ctrlPr>
              </m:e>
            </m:acc>
            <m:ctrlPr>
              <w:rPr>
                <w:rFonts w:hint="default" w:ascii="Cambria Math" w:hAnsi="Cambria Math" w:eastAsia="宋体" w:cs="Times New Roman"/>
                <w:b w:val="0"/>
                <w:bCs w:val="0"/>
                <w:i/>
                <w:iCs/>
                <w:sz w:val="24"/>
              </w:rPr>
            </m:ctrlPr>
          </m:e>
          <m:sub>
            <m:r>
              <m:rPr>
                <m:nor/>
              </m:rPr>
              <w:rPr>
                <w:rFonts w:hint="default" w:ascii="Times New Roman" w:hAnsi="Times New Roman" w:eastAsia="宋体" w:cs="Times New Roman"/>
                <w:b w:val="0"/>
                <w:bCs w:val="0"/>
                <w:i/>
                <w:iCs/>
                <w:sz w:val="24"/>
              </w:rPr>
              <m:t>k</m:t>
            </m:r>
            <m:ctrlPr>
              <w:rPr>
                <w:rFonts w:hint="default" w:ascii="Cambria Math" w:hAnsi="Cambria Math" w:eastAsia="宋体" w:cs="Times New Roman"/>
                <w:b w:val="0"/>
                <w:bCs w:val="0"/>
                <w:i/>
                <w:iCs/>
                <w:sz w:val="24"/>
              </w:rPr>
            </m:ctrlPr>
          </m:sub>
        </m:sSub>
      </m:oMath>
      <w:r>
        <w:rPr>
          <w:rFonts w:hint="default" w:ascii="Times New Roman" w:hAnsi="Times New Roman" w:eastAsia="宋体" w:cs="Times New Roman"/>
          <w:b w:val="0"/>
          <w:bCs w:val="0"/>
          <w:i w:val="0"/>
          <w:iCs w:val="0"/>
          <w:sz w:val="24"/>
        </w:rPr>
        <w:t xml:space="preserve">is the rate of change of defect depth, </w:t>
      </w:r>
      <m:oMath>
        <m:sSub>
          <m:sSubPr>
            <m:ctrlPr>
              <w:rPr>
                <w:rFonts w:hint="default" w:ascii="Cambria Math" w:hAnsi="Cambria Math" w:eastAsia="宋体" w:cs="Times New Roman"/>
                <w:b w:val="0"/>
                <w:bCs w:val="0"/>
                <w:i/>
                <w:iCs/>
                <w:sz w:val="24"/>
              </w:rPr>
            </m:ctrlPr>
          </m:sSubPr>
          <m:e>
            <m:r>
              <m:rPr>
                <m:nor/>
              </m:rPr>
              <w:rPr>
                <w:rFonts w:hint="default" w:ascii="Times New Roman" w:hAnsi="Times New Roman" w:eastAsia="宋体" w:cs="Times New Roman"/>
                <w:b w:val="0"/>
                <w:bCs w:val="0"/>
                <w:i/>
                <w:iCs/>
                <w:sz w:val="24"/>
              </w:rPr>
              <m:t>s</m:t>
            </m:r>
            <m:ctrlPr>
              <w:rPr>
                <w:rFonts w:hint="default" w:ascii="Cambria Math" w:hAnsi="Cambria Math" w:eastAsia="宋体" w:cs="Times New Roman"/>
                <w:b w:val="0"/>
                <w:bCs w:val="0"/>
                <w:i/>
                <w:iCs/>
                <w:sz w:val="24"/>
              </w:rPr>
            </m:ctrlPr>
          </m:e>
          <m:sub>
            <m:r>
              <m:rPr>
                <m:nor/>
              </m:rPr>
              <w:rPr>
                <w:rFonts w:hint="default" w:ascii="Times New Roman" w:hAnsi="Times New Roman" w:eastAsia="宋体" w:cs="Times New Roman"/>
                <w:b w:val="0"/>
                <w:bCs w:val="0"/>
                <w:i/>
                <w:iCs/>
                <w:sz w:val="24"/>
              </w:rPr>
              <m:t>k</m:t>
            </m:r>
            <m:ctrlPr>
              <w:rPr>
                <w:rFonts w:hint="default" w:ascii="Cambria Math" w:hAnsi="Cambria Math" w:eastAsia="宋体" w:cs="Times New Roman"/>
                <w:b w:val="0"/>
                <w:bCs w:val="0"/>
                <w:i/>
                <w:iCs/>
                <w:sz w:val="24"/>
              </w:rPr>
            </m:ctrlPr>
          </m:sub>
        </m:sSub>
        <m:r>
          <m:rPr/>
          <w:rPr>
            <w:rFonts w:hint="default" w:ascii="Cambria Math" w:hAnsi="Cambria Math" w:eastAsia="宋体" w:cs="Times New Roman"/>
            <w:sz w:val="24"/>
            <w:lang w:val="en-US" w:eastAsia="zh-CN"/>
          </w:rPr>
          <m:t xml:space="preserve"> </m:t>
        </m:r>
      </m:oMath>
      <w:r>
        <w:rPr>
          <w:rFonts w:hint="default" w:ascii="Times New Roman" w:hAnsi="Times New Roman" w:eastAsia="宋体" w:cs="Times New Roman"/>
          <w:b w:val="0"/>
          <w:bCs w:val="0"/>
          <w:i w:val="0"/>
          <w:iCs w:val="0"/>
          <w:sz w:val="24"/>
        </w:rPr>
        <w:t>is the defect size, and</w:t>
      </w:r>
      <w:r>
        <w:rPr>
          <w:rFonts w:hint="default" w:ascii="Times New Roman" w:hAnsi="Times New Roman" w:eastAsia="宋体" w:cs="Times New Roman"/>
          <w:b w:val="0"/>
          <w:bCs w:val="0"/>
          <w:i w:val="0"/>
          <w:iCs w:val="0"/>
          <w:sz w:val="24"/>
          <w:lang w:val="en-US" w:eastAsia="zh-CN"/>
        </w:rPr>
        <w:t xml:space="preserve"> </w:t>
      </w:r>
      <m:oMath>
        <m:sSub>
          <m:sSubPr>
            <m:ctrlPr>
              <w:rPr>
                <w:rFonts w:hint="default" w:ascii="Cambria Math" w:hAnsi="Cambria Math" w:eastAsia="宋体" w:cs="Times New Roman"/>
                <w:b w:val="0"/>
                <w:bCs w:val="0"/>
                <w:i/>
                <w:iCs/>
                <w:sz w:val="24"/>
              </w:rPr>
            </m:ctrlPr>
          </m:sSubPr>
          <m:e>
            <m:r>
              <m:rPr>
                <m:nor/>
              </m:rPr>
              <w:rPr>
                <w:rFonts w:hint="default" w:ascii="Times New Roman" w:hAnsi="Times New Roman" w:eastAsia="宋体" w:cs="Times New Roman"/>
                <w:b w:val="0"/>
                <w:bCs w:val="0"/>
                <w:i/>
                <w:iCs/>
                <w:sz w:val="24"/>
              </w:rPr>
              <m:t>T</m:t>
            </m:r>
            <m:ctrlPr>
              <w:rPr>
                <w:rFonts w:hint="default" w:ascii="Cambria Math" w:hAnsi="Cambria Math" w:eastAsia="宋体" w:cs="Times New Roman"/>
                <w:b w:val="0"/>
                <w:bCs w:val="0"/>
                <w:i/>
                <w:iCs/>
                <w:sz w:val="24"/>
              </w:rPr>
            </m:ctrlPr>
          </m:e>
          <m:sub>
            <m:r>
              <m:rPr>
                <m:nor/>
              </m:rPr>
              <w:rPr>
                <w:rFonts w:hint="default" w:ascii="Times New Roman" w:hAnsi="Times New Roman" w:eastAsia="宋体" w:cs="Times New Roman"/>
                <w:b w:val="0"/>
                <w:bCs w:val="0"/>
                <w:i/>
                <w:iCs/>
                <w:sz w:val="24"/>
              </w:rPr>
              <m:t>k</m:t>
            </m:r>
            <m:ctrlPr>
              <w:rPr>
                <w:rFonts w:hint="default" w:ascii="Cambria Math" w:hAnsi="Cambria Math" w:eastAsia="宋体" w:cs="Times New Roman"/>
                <w:b w:val="0"/>
                <w:bCs w:val="0"/>
                <w:i/>
                <w:iCs/>
                <w:sz w:val="24"/>
              </w:rPr>
            </m:ctrlPr>
          </m:sub>
        </m:sSub>
      </m:oMath>
      <w:r>
        <w:rPr>
          <w:rFonts w:hint="default" w:ascii="Times New Roman" w:hAnsi="Times New Roman" w:eastAsia="宋体" w:cs="Times New Roman"/>
          <w:b w:val="0"/>
          <w:bCs w:val="0"/>
          <w:i/>
          <w:iCs/>
          <w:sz w:val="24"/>
          <w:lang w:val="en-US" w:eastAsia="zh-CN"/>
        </w:rPr>
        <w:t xml:space="preserve"> </w:t>
      </w:r>
      <w:r>
        <w:rPr>
          <w:rFonts w:hint="default" w:ascii="Times New Roman" w:hAnsi="Times New Roman" w:eastAsia="宋体" w:cs="Times New Roman"/>
          <w:b w:val="0"/>
          <w:bCs w:val="0"/>
          <w:i w:val="0"/>
          <w:iCs w:val="0"/>
          <w:sz w:val="24"/>
          <w:lang w:val="en-US" w:eastAsia="zh-CN"/>
        </w:rPr>
        <w:t>is the melt pool temperature. These four variables represent the essential information required for defect detection, localization, and process control.</w:t>
      </w:r>
    </w:p>
    <w:p w14:paraId="27C317E2">
      <w:pPr>
        <w:numPr>
          <w:ilvl w:val="0"/>
          <w:numId w:val="0"/>
        </w:numPr>
        <w:spacing w:line="360" w:lineRule="auto"/>
        <w:ind w:leftChars="0"/>
        <w:jc w:val="both"/>
        <w:rPr>
          <w:rFonts w:hint="default" w:ascii="Times New Roman" w:hAnsi="Times New Roman" w:eastAsia="宋体" w:cs="Times New Roman"/>
          <w:i w:val="0"/>
          <w:iCs w:val="0"/>
          <w:sz w:val="24"/>
          <w:lang w:val="en-US" w:eastAsia="zh-CN"/>
        </w:rPr>
      </w:pPr>
    </w:p>
    <w:p w14:paraId="36D03928">
      <w:pPr>
        <w:numPr>
          <w:ilvl w:val="0"/>
          <w:numId w:val="0"/>
        </w:numPr>
        <w:spacing w:line="360" w:lineRule="auto"/>
        <w:ind w:leftChars="0"/>
        <w:jc w:val="both"/>
        <w:rPr>
          <w:rFonts w:hint="eastAsia" w:hAnsi="Cambria Math" w:cstheme="minorBidi"/>
          <w:i w:val="0"/>
          <w:iCs w:val="0"/>
          <w:kern w:val="2"/>
          <w:sz w:val="24"/>
          <w:szCs w:val="24"/>
          <w:lang w:val="en-US" w:eastAsia="zh-CN" w:bidi="ar-SA"/>
        </w:rPr>
      </w:pPr>
      <w:r>
        <w:rPr>
          <w:rFonts w:hint="default" w:hAnsi="Cambria Math" w:eastAsia="宋体" w:cstheme="minorBidi"/>
          <w:i w:val="0"/>
          <w:iCs w:val="0"/>
          <w:kern w:val="2"/>
          <w:sz w:val="24"/>
          <w:szCs w:val="24"/>
          <w:lang w:val="en-US" w:eastAsia="zh-CN" w:bidi="ar-SA"/>
        </w:rPr>
        <w:t>The state transition model i</w:t>
      </w:r>
      <w:r>
        <w:rPr>
          <w:rFonts w:hint="eastAsia" w:hAnsi="Cambria Math" w:cstheme="minorBidi"/>
          <w:i w:val="0"/>
          <w:iCs w:val="0"/>
          <w:kern w:val="2"/>
          <w:sz w:val="24"/>
          <w:szCs w:val="24"/>
          <w:lang w:val="en-US" w:eastAsia="zh-CN" w:bidi="ar-SA"/>
        </w:rPr>
        <w:t>s:</w:t>
      </w:r>
    </w:p>
    <w:p w14:paraId="6655E72D">
      <w:pPr>
        <w:numPr>
          <w:ilvl w:val="0"/>
          <w:numId w:val="0"/>
        </w:numPr>
        <w:spacing w:line="360" w:lineRule="auto"/>
        <w:ind w:leftChars="0"/>
        <w:jc w:val="center"/>
        <w:rPr>
          <w:rFonts w:hint="default" w:ascii="Times New Roman" w:hAnsi="Times New Roman" w:cs="Times New Roman" w:eastAsiaTheme="minorEastAsia"/>
          <w:b/>
          <w:bCs/>
          <w:i w:val="0"/>
          <w:iCs w:val="0"/>
          <w:kern w:val="2"/>
          <w:sz w:val="24"/>
          <w:szCs w:val="24"/>
          <w:lang w:val="en-US" w:eastAsia="zh-CN" w:bidi="ar-SA"/>
        </w:rPr>
      </w:pP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x</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=F</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x</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k−1</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w</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oMath>
      <w:r>
        <w:rPr>
          <w:rFonts w:hint="default" w:ascii="Times New Roman" w:hAnsi="Times New Roman" w:cs="Times New Roman"/>
          <w:b/>
          <w:bCs/>
          <w:i w:val="0"/>
          <w:iCs w:val="0"/>
          <w:sz w:val="24"/>
          <w:lang w:val="en-US" w:eastAsia="zh-CN"/>
        </w:rPr>
        <w:t xml:space="preserve">       (4)</w:t>
      </w:r>
    </w:p>
    <w:p w14:paraId="191A0928">
      <w:pPr>
        <w:numPr>
          <w:ilvl w:val="0"/>
          <w:numId w:val="0"/>
        </w:numPr>
        <w:spacing w:line="360" w:lineRule="auto"/>
        <w:ind w:leftChars="0"/>
        <w:jc w:val="both"/>
        <w:rPr>
          <w:rFonts w:hint="default" w:hAnsi="Cambria Math" w:eastAsiaTheme="minorEastAsia" w:cstheme="minorBidi"/>
          <w:i w:val="0"/>
          <w:iCs w:val="0"/>
          <w:kern w:val="2"/>
          <w:sz w:val="24"/>
          <w:szCs w:val="24"/>
          <w:lang w:val="en-US" w:eastAsia="zh-CN" w:bidi="ar-SA"/>
        </w:rPr>
      </w:pPr>
    </w:p>
    <w:p w14:paraId="70144497">
      <w:pPr>
        <w:numPr>
          <w:ilvl w:val="0"/>
          <w:numId w:val="0"/>
        </w:numPr>
        <w:spacing w:line="360" w:lineRule="auto"/>
        <w:ind w:leftChars="0"/>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 xml:space="preserve">where </w:t>
      </w:r>
      <m:oMath>
        <m:r>
          <m:rPr>
            <m:sty m:val="b"/>
          </m:rPr>
          <w:rPr>
            <w:rFonts w:hint="default" w:ascii="Cambria Math" w:hAnsi="Cambria Math"/>
            <w:sz w:val="24"/>
          </w:rPr>
          <m:t>F</m:t>
        </m:r>
      </m:oMath>
      <w:r>
        <w:rPr>
          <w:rFonts w:hint="default" w:ascii="Times New Roman" w:hAnsi="Times New Roman" w:cs="Times New Roman"/>
          <w:b/>
          <w:bCs/>
          <w:i w:val="0"/>
          <w:iCs w:val="0"/>
          <w:sz w:val="24"/>
          <w:szCs w:val="24"/>
          <w:lang w:val="en-US" w:eastAsia="zh-CN"/>
        </w:rPr>
        <w:t xml:space="preserve"> </w:t>
      </w:r>
      <w:r>
        <w:rPr>
          <w:rFonts w:hint="default" w:ascii="Times New Roman" w:hAnsi="Times New Roman" w:cs="Times New Roman"/>
          <w:b w:val="0"/>
          <w:bCs w:val="0"/>
          <w:i w:val="0"/>
          <w:iCs w:val="0"/>
          <w:sz w:val="24"/>
          <w:szCs w:val="24"/>
          <w:lang w:val="en-US" w:eastAsia="zh-CN"/>
        </w:rPr>
        <w:t>is the state transition matrix:</w:t>
      </w:r>
    </w:p>
    <w:p w14:paraId="003DBCE3">
      <w:pPr>
        <w:numPr>
          <w:ilvl w:val="0"/>
          <w:numId w:val="0"/>
        </w:numPr>
        <w:spacing w:line="360" w:lineRule="auto"/>
        <w:ind w:leftChars="0"/>
        <w:jc w:val="both"/>
        <w:rPr>
          <w:rFonts w:hint="default" w:ascii="Times New Roman" w:hAnsi="Times New Roman" w:cs="Times New Roman"/>
          <w:b w:val="0"/>
          <w:bCs w:val="0"/>
          <w:i w:val="0"/>
          <w:iCs w:val="0"/>
          <w:sz w:val="24"/>
          <w:szCs w:val="24"/>
          <w:lang w:val="en-US" w:eastAsia="zh-CN"/>
        </w:rPr>
      </w:pPr>
    </w:p>
    <w:p w14:paraId="446D9188">
      <w:pPr>
        <w:numPr>
          <w:ilvl w:val="0"/>
          <w:numId w:val="0"/>
        </w:numPr>
        <w:spacing w:line="360" w:lineRule="auto"/>
        <w:ind w:leftChars="0"/>
        <w:jc w:val="center"/>
        <w:rPr>
          <w:rFonts w:hAnsi="Cambria Math" w:cs="Times New Roman" w:eastAsiaTheme="minorEastAsia"/>
          <w:b/>
          <w:bCs w:val="0"/>
          <w:i w:val="0"/>
          <w:iCs w:val="0"/>
          <w:kern w:val="2"/>
          <w:sz w:val="24"/>
          <w:szCs w:val="24"/>
          <w:lang w:val="en-US" w:eastAsia="zh-CN" w:bidi="ar-SA"/>
        </w:rPr>
      </w:pPr>
      <m:oMath>
        <m:r>
          <m:rPr>
            <m:nor/>
            <m:sty m:val="b"/>
          </m:rPr>
          <w:rPr>
            <w:rFonts w:hint="default" w:ascii="Times New Roman" w:hAnsi="Times New Roman" w:cs="Times New Roman" w:eastAsiaTheme="minorEastAsia"/>
            <w:b/>
            <w:bCs w:val="0"/>
            <w:i w:val="0"/>
            <w:iCs w:val="0"/>
            <w:sz w:val="24"/>
          </w:rPr>
          <m:t>F=</m:t>
        </m:r>
        <m:d>
          <m:dPr>
            <m:begChr m:val="["/>
            <m:endChr m:val="]"/>
            <m:ctrlPr>
              <w:rPr>
                <w:rFonts w:hint="default" w:ascii="Cambria Math" w:hAnsi="Cambria Math" w:cs="Times New Roman" w:eastAsiaTheme="minorEastAsia"/>
                <w:b/>
                <w:bCs w:val="0"/>
                <w:i w:val="0"/>
                <w:iCs w:val="0"/>
                <w:sz w:val="24"/>
              </w:rPr>
            </m:ctrlPr>
          </m:dPr>
          <m:e>
            <m:m>
              <m:mPr>
                <m:mcs>
                  <m:mc>
                    <m:mcPr>
                      <m:count m:val="4"/>
                      <m:mcJc m:val="center"/>
                    </m:mcPr>
                  </m:mc>
                </m:mcs>
                <m:ctrlPr>
                  <w:rPr>
                    <w:rFonts w:hint="default" w:ascii="Cambria Math" w:hAnsi="Cambria Math" w:cs="Times New Roman" w:eastAsiaTheme="minorEastAsia"/>
                    <w:b/>
                    <w:bCs w:val="0"/>
                    <w:i w:val="0"/>
                    <w:iCs w:val="0"/>
                    <w:sz w:val="24"/>
                  </w:rPr>
                </m:ctrlPr>
              </m:mPr>
              <m:mr>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Δt</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r>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r>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r>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mr>
            </m:m>
            <m:ctrlPr>
              <w:rPr>
                <w:rFonts w:hint="default" w:ascii="Cambria Math" w:hAnsi="Cambria Math" w:cs="Times New Roman" w:eastAsiaTheme="minorEastAsia"/>
                <w:b/>
                <w:bCs w:val="0"/>
                <w:i w:val="0"/>
                <w:iCs w:val="0"/>
                <w:sz w:val="24"/>
              </w:rPr>
            </m:ctrlPr>
          </m:e>
        </m:d>
      </m:oMath>
      <w:r>
        <w:rPr>
          <w:rFonts w:hint="default" w:ascii="Times New Roman" w:hAnsi="Times New Roman" w:cs="Times New Roman"/>
          <w:b/>
          <w:bCs w:val="0"/>
          <w:i w:val="0"/>
          <w:iCs w:val="0"/>
          <w:sz w:val="24"/>
          <w:lang w:val="en-US" w:eastAsia="zh-CN"/>
        </w:rPr>
        <w:t xml:space="preserve">    (5)</w:t>
      </w:r>
    </w:p>
    <w:p w14:paraId="49EBB527">
      <w:pPr>
        <w:numPr>
          <w:ilvl w:val="0"/>
          <w:numId w:val="0"/>
        </w:numPr>
        <w:spacing w:line="360" w:lineRule="auto"/>
        <w:ind w:leftChars="0"/>
        <w:jc w:val="center"/>
        <w:rPr>
          <w:rFonts w:hint="default" w:hAnsi="Cambria Math" w:cs="Times New Roman" w:eastAsiaTheme="minorEastAsia"/>
          <w:b/>
          <w:bCs w:val="0"/>
          <w:i w:val="0"/>
          <w:iCs w:val="0"/>
          <w:kern w:val="2"/>
          <w:sz w:val="24"/>
          <w:szCs w:val="24"/>
          <w:lang w:val="en-US" w:eastAsia="zh-CN" w:bidi="ar-SA"/>
        </w:rPr>
      </w:pPr>
    </w:p>
    <w:p w14:paraId="20D308F8">
      <w:pPr>
        <w:numPr>
          <w:ilvl w:val="0"/>
          <w:numId w:val="0"/>
        </w:numPr>
        <w:spacing w:line="360" w:lineRule="auto"/>
        <w:ind w:leftChars="0"/>
        <w:jc w:val="both"/>
        <w:rPr>
          <w:rFonts w:hint="default" w:ascii="Times New Roman" w:hAnsi="Times New Roman" w:cs="Times New Roman"/>
          <w:b w:val="0"/>
          <w:bCs/>
          <w:i w:val="0"/>
          <w:iCs w:val="0"/>
          <w:sz w:val="24"/>
        </w:rPr>
      </w:pPr>
      <w:r>
        <w:rPr>
          <w:rFonts w:hint="default" w:ascii="Times New Roman" w:hAnsi="Times New Roman" w:cs="Times New Roman"/>
          <w:b w:val="0"/>
          <w:bCs/>
          <w:i w:val="0"/>
          <w:iCs w:val="0"/>
          <w:sz w:val="24"/>
          <w:lang w:val="en-US" w:eastAsia="zh-CN"/>
        </w:rPr>
        <w:t xml:space="preserve">and </w:t>
      </w:r>
      <m:oMath>
        <m:sSub>
          <m:sSubPr>
            <m:ctrlPr>
              <w:rPr>
                <w:rFonts w:hint="default" w:ascii="Cambria Math" w:hAnsi="Cambria Math" w:cs="Times New Roman"/>
                <w:b/>
                <w:bCs w:val="0"/>
                <w:i w:val="0"/>
                <w:iCs w:val="0"/>
                <w:sz w:val="24"/>
              </w:rPr>
            </m:ctrlPr>
          </m:sSubPr>
          <m:e>
            <m:r>
              <m:rPr>
                <m:nor/>
                <m:sty m:val="b"/>
              </m:rPr>
              <w:rPr>
                <w:rFonts w:hint="default" w:ascii="Times New Roman" w:hAnsi="Times New Roman" w:cs="Times New Roman"/>
                <w:b/>
                <w:bCs w:val="0"/>
                <w:i w:val="0"/>
                <w:iCs w:val="0"/>
                <w:sz w:val="24"/>
              </w:rPr>
              <m:t>w</m:t>
            </m:r>
            <m:ctrlPr>
              <w:rPr>
                <w:rFonts w:hint="default" w:ascii="Cambria Math" w:hAnsi="Cambria Math" w:cs="Times New Roman"/>
                <w:b/>
                <w:bCs w:val="0"/>
                <w:i w:val="0"/>
                <w:iCs w:val="0"/>
                <w:sz w:val="24"/>
              </w:rPr>
            </m:ctrlPr>
          </m:e>
          <m:sub>
            <m:r>
              <m:rPr>
                <m:nor/>
                <m:sty m:val="b"/>
              </m:rPr>
              <w:rPr>
                <w:rFonts w:hint="default" w:ascii="Times New Roman" w:hAnsi="Times New Roman" w:cs="Times New Roman"/>
                <w:b/>
                <w:bCs w:val="0"/>
                <w:i w:val="0"/>
                <w:iCs w:val="0"/>
                <w:sz w:val="24"/>
              </w:rPr>
              <m:t>k</m:t>
            </m:r>
            <m:ctrlPr>
              <w:rPr>
                <w:rFonts w:hint="default" w:ascii="Cambria Math" w:hAnsi="Cambria Math" w:cs="Times New Roman"/>
                <w:b/>
                <w:bCs w:val="0"/>
                <w:i w:val="0"/>
                <w:iCs w:val="0"/>
                <w:sz w:val="24"/>
              </w:rPr>
            </m:ctrlPr>
          </m:sub>
        </m:sSub>
      </m:oMath>
      <w:r>
        <w:rPr>
          <w:rFonts w:hint="default" w:ascii="Times New Roman" w:hAnsi="Times New Roman" w:cs="Times New Roman"/>
          <w:b/>
          <w:bCs w:val="0"/>
          <w:i w:val="0"/>
          <w:iCs w:val="0"/>
          <w:sz w:val="24"/>
          <w:lang w:val="en-US" w:eastAsia="zh-CN"/>
        </w:rPr>
        <w:t>~</w:t>
      </w:r>
      <m:oMath>
        <m:r>
          <m:rPr>
            <m:nor/>
            <m:sty m:val="b"/>
          </m:rPr>
          <w:rPr>
            <w:rFonts w:hint="default" w:ascii="Times New Roman" w:hAnsi="Times New Roman" w:cs="Times New Roman"/>
            <w:b/>
            <w:bCs w:val="0"/>
            <w:i w:val="0"/>
            <w:iCs w:val="0"/>
            <w:sz w:val="24"/>
          </w:rPr>
          <m:t>N</m:t>
        </m:r>
      </m:oMath>
      <w:r>
        <w:rPr>
          <w:rFonts w:hint="default" w:ascii="Times New Roman" w:hAnsi="Times New Roman" w:cs="Times New Roman"/>
          <w:b/>
          <w:bCs w:val="0"/>
          <w:i w:val="0"/>
          <w:iCs w:val="0"/>
          <w:sz w:val="24"/>
          <w:lang w:val="en-US" w:eastAsia="zh-CN"/>
        </w:rPr>
        <w:t>(0,</w:t>
      </w:r>
      <m:oMath>
        <m:r>
          <m:rPr>
            <m:nor/>
            <m:sty m:val="b"/>
          </m:rPr>
          <w:rPr>
            <w:rFonts w:hint="default" w:ascii="Times New Roman" w:hAnsi="Times New Roman" w:cs="Times New Roman"/>
            <w:b/>
            <w:bCs w:val="0"/>
            <w:i w:val="0"/>
            <w:iCs w:val="0"/>
            <w:sz w:val="24"/>
          </w:rPr>
          <m:t>Q</m:t>
        </m:r>
      </m:oMath>
      <w:r>
        <w:rPr>
          <w:rFonts w:hint="default" w:ascii="Times New Roman" w:hAnsi="Times New Roman" w:cs="Times New Roman"/>
          <w:b/>
          <w:bCs w:val="0"/>
          <w:i w:val="0"/>
          <w:iCs w:val="0"/>
          <w:sz w:val="24"/>
          <w:lang w:val="en-US" w:eastAsia="zh-CN"/>
        </w:rPr>
        <w:t>)</w:t>
      </w:r>
      <w:r>
        <w:rPr>
          <w:rFonts w:hint="eastAsia" w:ascii="Times New Roman" w:hAnsi="Times New Roman" w:cs="Times New Roman"/>
          <w:b w:val="0"/>
          <w:bCs/>
          <w:i w:val="0"/>
          <w:iCs w:val="0"/>
          <w:sz w:val="24"/>
          <w:lang w:val="en-US" w:eastAsia="zh-CN"/>
        </w:rPr>
        <w:t xml:space="preserve"> </w:t>
      </w:r>
      <w:r>
        <w:rPr>
          <w:rFonts w:hint="default" w:ascii="Times New Roman" w:hAnsi="Times New Roman" w:cs="Times New Roman"/>
          <w:b w:val="0"/>
          <w:bCs/>
          <w:i w:val="0"/>
          <w:iCs w:val="0"/>
          <w:sz w:val="24"/>
          <w:lang w:val="en-US" w:eastAsia="zh-CN"/>
        </w:rPr>
        <w:t>is the process noise, with</w:t>
      </w:r>
      <m:oMath>
        <m:r>
          <m:rPr>
            <m:nor/>
            <m:sty m:val="b"/>
          </m:rPr>
          <w:rPr>
            <w:rFonts w:hint="default" w:ascii="Times New Roman" w:hAnsi="Times New Roman" w:cs="Times New Roman"/>
            <w:b/>
            <w:bCs w:val="0"/>
            <w:i w:val="0"/>
            <w:iCs w:val="0"/>
            <w:sz w:val="24"/>
            <w:lang w:val="en-US" w:eastAsia="zh-CN"/>
          </w:rPr>
          <m:t xml:space="preserve"> </m:t>
        </m:r>
        <m:r>
          <m:rPr>
            <m:nor/>
            <m:sty m:val="b"/>
          </m:rPr>
          <w:rPr>
            <w:rFonts w:hint="default" w:ascii="Times New Roman" w:hAnsi="Times New Roman" w:cs="Times New Roman"/>
            <w:b/>
            <w:bCs w:val="0"/>
            <w:i w:val="0"/>
            <w:iCs w:val="0"/>
            <w:sz w:val="24"/>
          </w:rPr>
          <m:t>Q</m:t>
        </m:r>
      </m:oMath>
      <w:r>
        <w:rPr>
          <w:rFonts w:hint="default" w:ascii="Times New Roman" w:hAnsi="Times New Roman" w:cs="Times New Roman"/>
          <w:b/>
          <w:bCs w:val="0"/>
          <w:i w:val="0"/>
          <w:iCs w:val="0"/>
          <w:sz w:val="24"/>
          <w:lang w:val="en-US" w:eastAsia="zh-CN"/>
        </w:rPr>
        <w:t xml:space="preserve"> </w:t>
      </w:r>
      <w:r>
        <w:rPr>
          <w:rFonts w:hint="default" w:ascii="Times New Roman" w:hAnsi="Times New Roman" w:cs="Times New Roman"/>
          <w:b w:val="0"/>
          <w:bCs/>
          <w:i w:val="0"/>
          <w:iCs w:val="0"/>
          <w:sz w:val="24"/>
          <w:lang w:val="en-US" w:eastAsia="zh-CN"/>
        </w:rPr>
        <w:t>set to 0.01</w:t>
      </w:r>
      <m:oMath>
        <m:r>
          <m:rPr>
            <m:nor/>
            <m:sty m:val="b"/>
          </m:rPr>
          <w:rPr>
            <w:rFonts w:hint="default" w:ascii="Times New Roman" w:hAnsi="Times New Roman" w:cs="Times New Roman"/>
            <w:b/>
            <w:bCs w:val="0"/>
            <w:i w:val="0"/>
            <w:iCs w:val="0"/>
            <w:sz w:val="24"/>
          </w:rPr>
          <m:t>I</m:t>
        </m:r>
      </m:oMath>
      <w:r>
        <w:rPr>
          <w:rFonts w:hint="eastAsia" w:hAnsi="Times New Roman" w:cs="Times New Roman"/>
          <w:b/>
          <w:bCs w:val="0"/>
          <w:i w:val="0"/>
          <w:iCs w:val="0"/>
          <w:sz w:val="24"/>
          <w:lang w:val="en-US" w:eastAsia="zh-CN"/>
        </w:rPr>
        <w:t xml:space="preserve"> i</w:t>
      </w:r>
      <w:r>
        <w:rPr>
          <w:rFonts w:hint="default" w:ascii="Times New Roman" w:hAnsi="Times New Roman" w:cs="Times New Roman"/>
          <w:b w:val="0"/>
          <w:bCs/>
          <w:i w:val="0"/>
          <w:iCs w:val="0"/>
          <w:sz w:val="24"/>
        </w:rPr>
        <w:t xml:space="preserve">n this study. The term </w:t>
      </w:r>
    </w:p>
    <w:p w14:paraId="62C20571">
      <w:pPr>
        <w:numPr>
          <w:ilvl w:val="0"/>
          <w:numId w:val="0"/>
        </w:numPr>
        <w:spacing w:line="360" w:lineRule="auto"/>
        <w:ind w:leftChars="0"/>
        <w:jc w:val="both"/>
        <w:rPr>
          <w:rFonts w:hint="default" w:ascii="Times New Roman" w:hAnsi="Times New Roman" w:cs="Times New Roman"/>
          <w:b w:val="0"/>
          <w:bCs/>
          <w:i w:val="0"/>
          <w:iCs w:val="0"/>
          <w:sz w:val="24"/>
          <w:lang w:val="en-US" w:eastAsia="zh-CN"/>
        </w:rPr>
      </w:pPr>
      <w:r>
        <w:rPr>
          <w:rFonts w:hint="default" w:ascii="Times New Roman" w:hAnsi="Times New Roman" w:cs="Times New Roman"/>
          <w:b/>
          <w:bCs w:val="0"/>
          <w:i/>
          <w:iCs/>
          <w:sz w:val="24"/>
        </w:rPr>
        <w:t>Δt</w:t>
      </w:r>
      <w:r>
        <w:rPr>
          <w:rFonts w:hint="default" w:ascii="Times New Roman" w:hAnsi="Times New Roman" w:cs="Times New Roman"/>
          <w:b w:val="0"/>
          <w:bCs/>
          <w:i/>
          <w:iCs/>
          <w:sz w:val="24"/>
          <w:lang w:val="en-US" w:eastAsia="zh-CN"/>
        </w:rPr>
        <w:t xml:space="preserve"> </w:t>
      </w:r>
      <w:r>
        <w:rPr>
          <w:rFonts w:hint="default" w:ascii="Times New Roman" w:hAnsi="Times New Roman" w:cs="Times New Roman"/>
          <w:b w:val="0"/>
          <w:bCs/>
          <w:i w:val="0"/>
          <w:iCs w:val="0"/>
          <w:sz w:val="24"/>
          <w:lang w:val="en-US" w:eastAsia="zh-CN"/>
        </w:rPr>
        <w:t>is the time interval between consecutive layers (1.5 s in the simulation).</w:t>
      </w:r>
    </w:p>
    <w:p w14:paraId="07D69D42">
      <w:pPr>
        <w:numPr>
          <w:ilvl w:val="0"/>
          <w:numId w:val="0"/>
        </w:numPr>
        <w:spacing w:line="360" w:lineRule="auto"/>
        <w:ind w:leftChars="0"/>
        <w:jc w:val="both"/>
        <w:rPr>
          <w:rFonts w:hint="default" w:ascii="Times New Roman" w:hAnsi="Times New Roman" w:cs="Times New Roman"/>
          <w:b w:val="0"/>
          <w:bCs/>
          <w:i w:val="0"/>
          <w:iCs w:val="0"/>
          <w:sz w:val="24"/>
          <w:lang w:val="en-US" w:eastAsia="zh-CN"/>
        </w:rPr>
      </w:pPr>
    </w:p>
    <w:p w14:paraId="63A1881A">
      <w:pPr>
        <w:numPr>
          <w:ilvl w:val="0"/>
          <w:numId w:val="0"/>
        </w:numPr>
        <w:spacing w:line="360" w:lineRule="auto"/>
        <w:ind w:leftChars="0"/>
        <w:jc w:val="both"/>
        <w:rPr>
          <w:rFonts w:hint="default" w:ascii="Times New Roman" w:hAnsi="Times New Roman" w:cs="Times New Roman"/>
          <w:b w:val="0"/>
          <w:bCs/>
          <w:i w:val="0"/>
          <w:iCs w:val="0"/>
          <w:sz w:val="24"/>
          <w:lang w:val="en-US" w:eastAsia="zh-CN"/>
        </w:rPr>
      </w:pPr>
      <w:r>
        <w:rPr>
          <w:rFonts w:hint="default" w:ascii="Times New Roman" w:hAnsi="Times New Roman" w:cs="Times New Roman"/>
          <w:b w:val="0"/>
          <w:bCs/>
          <w:i w:val="0"/>
          <w:iCs w:val="0"/>
          <w:sz w:val="24"/>
          <w:lang w:val="en-US" w:eastAsia="zh-CN"/>
        </w:rPr>
        <w:t>The observation model is:</w:t>
      </w:r>
    </w:p>
    <w:p w14:paraId="46D260A2">
      <w:pPr>
        <w:numPr>
          <w:ilvl w:val="0"/>
          <w:numId w:val="0"/>
        </w:numPr>
        <w:spacing w:line="360" w:lineRule="auto"/>
        <w:ind w:leftChars="0"/>
        <w:jc w:val="center"/>
        <w:rPr>
          <w:rFonts w:hint="default" w:ascii="Times New Roman" w:hAnsi="Times New Roman" w:cs="Times New Roman"/>
          <w:b/>
          <w:bCs/>
          <w:i w:val="0"/>
          <w:iCs w:val="0"/>
          <w:sz w:val="24"/>
          <w:lang w:val="en-US" w:eastAsia="zh-CN"/>
        </w:rPr>
      </w:pP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z</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=H</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x</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v</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oMath>
      <w:r>
        <w:rPr>
          <w:rFonts w:hint="default" w:ascii="Times New Roman" w:hAnsi="Times New Roman" w:cs="Times New Roman"/>
          <w:b/>
          <w:bCs/>
          <w:i w:val="0"/>
          <w:iCs w:val="0"/>
          <w:sz w:val="24"/>
          <w:lang w:val="en-US" w:eastAsia="zh-CN"/>
        </w:rPr>
        <w:t xml:space="preserve">  </w:t>
      </w:r>
      <w:r>
        <w:rPr>
          <w:rFonts w:hint="eastAsia" w:ascii="Times New Roman" w:hAnsi="Times New Roman" w:cs="Times New Roman"/>
          <w:b/>
          <w:bCs/>
          <w:i w:val="0"/>
          <w:iCs w:val="0"/>
          <w:sz w:val="24"/>
          <w:lang w:val="en-US" w:eastAsia="zh-CN"/>
        </w:rPr>
        <w:t xml:space="preserve">    </w:t>
      </w:r>
      <w:r>
        <w:rPr>
          <w:rFonts w:hint="default" w:ascii="Times New Roman" w:hAnsi="Times New Roman" w:cs="Times New Roman"/>
          <w:b/>
          <w:bCs/>
          <w:i w:val="0"/>
          <w:iCs w:val="0"/>
          <w:sz w:val="24"/>
          <w:lang w:val="en-US" w:eastAsia="zh-CN"/>
        </w:rPr>
        <w:t xml:space="preserve"> </w:t>
      </w:r>
      <w:r>
        <w:rPr>
          <w:rFonts w:hint="eastAsia" w:ascii="Times New Roman" w:hAnsi="Times New Roman" w:cs="Times New Roman"/>
          <w:b/>
          <w:bCs/>
          <w:i w:val="0"/>
          <w:iCs w:val="0"/>
          <w:sz w:val="24"/>
          <w:lang w:val="en-US" w:eastAsia="zh-CN"/>
        </w:rPr>
        <w:t xml:space="preserve">  </w:t>
      </w:r>
      <w:r>
        <w:rPr>
          <w:rFonts w:hint="default" w:ascii="Times New Roman" w:hAnsi="Times New Roman" w:cs="Times New Roman"/>
          <w:b/>
          <w:bCs/>
          <w:i w:val="0"/>
          <w:iCs w:val="0"/>
          <w:sz w:val="24"/>
          <w:lang w:val="en-US" w:eastAsia="zh-CN"/>
        </w:rPr>
        <w:t>(6)</w:t>
      </w:r>
    </w:p>
    <w:p w14:paraId="52C7E4EB">
      <w:pPr>
        <w:numPr>
          <w:ilvl w:val="0"/>
          <w:numId w:val="0"/>
        </w:numPr>
        <w:spacing w:line="360" w:lineRule="auto"/>
        <w:ind w:leftChars="0"/>
        <w:jc w:val="both"/>
        <w:rPr>
          <w:rFonts w:hint="default" w:hAnsi="Cambria Math" w:cstheme="minorBidi"/>
          <w:b/>
          <w:bCs/>
          <w:i w:val="0"/>
          <w:iCs w:val="0"/>
          <w:kern w:val="2"/>
          <w:sz w:val="24"/>
          <w:szCs w:val="24"/>
          <w:lang w:val="en-US" w:eastAsia="zh-CN" w:bidi="ar-SA"/>
        </w:rPr>
      </w:pPr>
      <w:r>
        <w:rPr>
          <w:rFonts w:hint="eastAsia" w:ascii="Times New Roman" w:hAnsi="Times New Roman" w:cs="Times New Roman"/>
          <w:b w:val="0"/>
          <w:bCs w:val="0"/>
          <w:i w:val="0"/>
          <w:iCs w:val="0"/>
          <w:sz w:val="24"/>
          <w:lang w:val="en-US" w:eastAsia="zh-CN"/>
        </w:rPr>
        <w:t>where</w:t>
      </w:r>
      <w:r>
        <w:rPr>
          <w:rFonts w:hint="eastAsia" w:ascii="Times New Roman" w:hAnsi="Times New Roman" w:cs="Times New Roman"/>
          <w:b/>
          <w:bCs/>
          <w:i w:val="0"/>
          <w:iCs w:val="0"/>
          <w:sz w:val="24"/>
          <w:lang w:val="en-US" w:eastAsia="zh-CN"/>
        </w:rPr>
        <w:t xml:space="preserve"> </w:t>
      </w:r>
      <m:oMath>
        <m:sSub>
          <m:sSubPr>
            <m:ctrlPr>
              <w:rPr>
                <w:rFonts w:hint="default" w:ascii="Cambria Math" w:hAnsi="Cambria Math"/>
                <w:b/>
                <w:bCs/>
                <w:i w:val="0"/>
                <w:iCs w:val="0"/>
                <w:sz w:val="24"/>
              </w:rPr>
            </m:ctrlPr>
          </m:sSubPr>
          <m:e>
            <m:r>
              <m:rPr>
                <m:sty m:val="b"/>
              </m:rPr>
              <w:rPr>
                <w:rFonts w:hint="default" w:ascii="Cambria Math" w:hAnsi="Cambria Math"/>
                <w:sz w:val="24"/>
              </w:rPr>
              <m:t>z</m:t>
            </m:r>
            <m:ctrlPr>
              <w:rPr>
                <w:rFonts w:ascii="Cambria Math" w:hAnsi="Cambria Math"/>
                <w:b/>
                <w:bCs/>
                <w:i w:val="0"/>
                <w:iCs w:val="0"/>
                <w:sz w:val="24"/>
              </w:rPr>
            </m:ctrlPr>
          </m:e>
          <m:sub>
            <m:r>
              <m:rPr>
                <m:sty m:val="b"/>
              </m:rPr>
              <w:rPr>
                <w:rFonts w:hint="default" w:ascii="Cambria Math" w:hAnsi="Cambria Math"/>
                <w:sz w:val="24"/>
              </w:rPr>
              <m:t>k</m:t>
            </m:r>
            <m:ctrlPr>
              <w:rPr>
                <w:rFonts w:ascii="Cambria Math" w:hAnsi="Cambria Math"/>
                <w:b/>
                <w:bCs/>
                <w:i w:val="0"/>
                <w:iCs w:val="0"/>
                <w:sz w:val="24"/>
              </w:rPr>
            </m:ctrlPr>
          </m:sub>
        </m:sSub>
      </m:oMath>
      <w:r>
        <w:rPr>
          <w:rFonts w:hint="eastAsia" w:hAnsi="Cambria Math"/>
          <w:i w:val="0"/>
          <w:iCs w:val="0"/>
          <w:sz w:val="24"/>
          <w:lang w:val="en-US" w:eastAsia="zh-CN"/>
        </w:rPr>
        <w:t xml:space="preserve"> is the observation vector,</w:t>
      </w:r>
      <m:oMath>
        <m:r>
          <m:rPr>
            <m:nor/>
            <m:sty m:val="b"/>
          </m:rPr>
          <w:rPr>
            <w:rFonts w:hint="default" w:ascii="Times New Roman" w:hAnsi="Times New Roman" w:cs="Times New Roman"/>
            <w:b/>
            <w:bCs/>
            <w:i w:val="0"/>
            <w:sz w:val="24"/>
          </w:rPr>
          <m:t>H</m:t>
        </m:r>
        <m:r>
          <m:rPr>
            <m:nor/>
            <m:sty m:val="b"/>
          </m:rPr>
          <w:rPr>
            <w:rFonts w:hint="default" w:ascii="Times New Roman" w:hAnsi="Times New Roman" w:cs="Times New Roman"/>
            <w:b/>
            <w:bCs/>
            <w:i w:val="0"/>
            <w:sz w:val="24"/>
            <w:lang w:val="en-US" w:eastAsia="zh-CN"/>
          </w:rPr>
          <m:t xml:space="preserve"> </m:t>
        </m:r>
      </m:oMath>
      <w:r>
        <w:rPr>
          <w:rFonts w:hint="default" w:hAnsi="Cambria Math"/>
          <w:i w:val="0"/>
          <w:iCs w:val="0"/>
          <w:sz w:val="24"/>
        </w:rPr>
        <w:t>is the observation matrix, and</w:t>
      </w:r>
      <w:r>
        <w:rPr>
          <w:rFonts w:hint="eastAsia" w:hAnsi="Cambria Math"/>
          <w:b/>
          <w:bCs/>
          <w:i w:val="0"/>
          <w:iCs w:val="0"/>
          <w:sz w:val="24"/>
          <w:lang w:val="en-US" w:eastAsia="zh-CN"/>
        </w:rPr>
        <w:t xml:space="preserve"> </w:t>
      </w:r>
      <m:oMath>
        <m:sSub>
          <m:sSubPr>
            <m:ctrlPr>
              <w:rPr>
                <w:rFonts w:hint="default" w:ascii="Cambria Math" w:hAnsi="Cambria Math"/>
                <w:b/>
                <w:bCs/>
                <w:i w:val="0"/>
                <w:iCs w:val="0"/>
                <w:sz w:val="24"/>
              </w:rPr>
            </m:ctrlPr>
          </m:sSubPr>
          <m:e>
            <m:r>
              <m:rPr>
                <m:sty m:val="b"/>
              </m:rPr>
              <w:rPr>
                <w:rFonts w:hint="default" w:ascii="Cambria Math" w:hAnsi="Cambria Math"/>
                <w:sz w:val="24"/>
              </w:rPr>
              <m:t>v</m:t>
            </m:r>
            <m:ctrlPr>
              <w:rPr>
                <w:rFonts w:ascii="Cambria Math" w:hAnsi="Cambria Math"/>
                <w:b/>
                <w:bCs/>
                <w:i w:val="0"/>
                <w:iCs w:val="0"/>
                <w:sz w:val="24"/>
              </w:rPr>
            </m:ctrlPr>
          </m:e>
          <m:sub>
            <m:r>
              <m:rPr>
                <m:sty m:val="b"/>
              </m:rPr>
              <w:rPr>
                <w:rFonts w:hint="default" w:ascii="Cambria Math" w:hAnsi="Cambria Math"/>
                <w:sz w:val="24"/>
              </w:rPr>
              <m:t>k</m:t>
            </m:r>
            <m:ctrlPr>
              <w:rPr>
                <w:rFonts w:ascii="Cambria Math" w:hAnsi="Cambria Math"/>
                <w:b/>
                <w:bCs/>
                <w:i w:val="0"/>
                <w:iCs w:val="0"/>
                <w:sz w:val="24"/>
              </w:rPr>
            </m:ctrlPr>
          </m:sub>
        </m:sSub>
      </m:oMath>
    </w:p>
    <w:p w14:paraId="02462B5A">
      <w:pPr>
        <w:numPr>
          <w:ilvl w:val="0"/>
          <w:numId w:val="0"/>
        </w:numPr>
        <w:spacing w:line="360" w:lineRule="auto"/>
        <w:ind w:leftChars="0"/>
        <w:jc w:val="both"/>
        <w:rPr>
          <w:rFonts w:hint="default" w:hAnsi="Cambria Math" w:eastAsiaTheme="minorEastAsia" w:cstheme="minorBidi"/>
          <w:i w:val="0"/>
          <w:iCs w:val="0"/>
          <w:kern w:val="2"/>
          <w:sz w:val="24"/>
          <w:szCs w:val="24"/>
          <w:lang w:val="en-US" w:eastAsia="zh-CN" w:bidi="ar-SA"/>
        </w:rPr>
      </w:pPr>
      <w:r>
        <w:rPr>
          <w:rFonts w:hint="eastAsia" w:hAnsi="Cambria Math" w:cstheme="minorBidi"/>
          <w:b/>
          <w:bCs/>
          <w:i w:val="0"/>
          <w:iCs w:val="0"/>
          <w:kern w:val="2"/>
          <w:sz w:val="24"/>
          <w:szCs w:val="24"/>
          <w:lang w:val="en-US" w:eastAsia="zh-CN" w:bidi="ar-SA"/>
        </w:rPr>
        <w:t>~</w:t>
      </w:r>
      <m:oMath>
        <m:r>
          <m:rPr>
            <m:sty m:val="b"/>
          </m:rPr>
          <w:rPr>
            <w:rFonts w:hint="default" w:ascii="Cambria Math" w:hAnsi="Cambria Math"/>
            <w:sz w:val="24"/>
          </w:rPr>
          <m:t>N</m:t>
        </m:r>
      </m:oMath>
      <w:r>
        <w:rPr>
          <w:rFonts w:hint="eastAsia" w:hAnsi="Cambria Math"/>
          <w:b/>
          <w:bCs/>
          <w:i w:val="0"/>
          <w:iCs w:val="0"/>
          <w:sz w:val="24"/>
          <w:lang w:val="en-US" w:eastAsia="zh-CN"/>
        </w:rPr>
        <w:t>(0.</w:t>
      </w:r>
      <m:oMath>
        <m:sSub>
          <m:sSubPr>
            <m:ctrlPr>
              <w:rPr>
                <w:rFonts w:hint="default" w:ascii="Cambria Math" w:hAnsi="Cambria Math"/>
                <w:b/>
                <w:bCs/>
                <w:i w:val="0"/>
                <w:iCs w:val="0"/>
                <w:sz w:val="24"/>
              </w:rPr>
            </m:ctrlPr>
          </m:sSubPr>
          <m:e>
            <m:r>
              <m:rPr>
                <m:sty m:val="b"/>
              </m:rPr>
              <w:rPr>
                <w:rFonts w:hint="default" w:ascii="Cambria Math" w:hAnsi="Cambria Math"/>
                <w:sz w:val="24"/>
                <w:lang w:val="en-US" w:eastAsia="zh-CN"/>
              </w:rPr>
              <m:t>R</m:t>
            </m:r>
            <m:ctrlPr>
              <w:rPr>
                <w:rFonts w:hint="default" w:ascii="Cambria Math" w:hAnsi="Cambria Math"/>
                <w:b/>
                <w:bCs/>
                <w:i w:val="0"/>
                <w:iCs w:val="0"/>
                <w:sz w:val="24"/>
                <w:lang w:val="en-US" w:eastAsia="zh-CN"/>
              </w:rPr>
            </m:ctrlPr>
          </m:e>
          <m:sub>
            <m:r>
              <m:rPr>
                <m:sty m:val="b"/>
              </m:rPr>
              <w:rPr>
                <w:rFonts w:hint="default" w:ascii="Cambria Math" w:hAnsi="Cambria Math"/>
                <w:sz w:val="24"/>
              </w:rPr>
              <m:t>k</m:t>
            </m:r>
            <m:ctrlPr>
              <w:rPr>
                <w:rFonts w:ascii="Cambria Math" w:hAnsi="Cambria Math"/>
                <w:b/>
                <w:bCs/>
                <w:i w:val="0"/>
                <w:iCs w:val="0"/>
                <w:sz w:val="24"/>
              </w:rPr>
            </m:ctrlPr>
          </m:sub>
        </m:sSub>
      </m:oMath>
      <w:r>
        <w:rPr>
          <w:rFonts w:hint="eastAsia" w:hAnsi="Cambria Math"/>
          <w:b/>
          <w:bCs/>
          <w:i w:val="0"/>
          <w:iCs w:val="0"/>
          <w:sz w:val="24"/>
          <w:lang w:val="en-US" w:eastAsia="zh-CN"/>
        </w:rPr>
        <w:t>)</w:t>
      </w:r>
      <w:r>
        <w:rPr>
          <w:rFonts w:hint="eastAsia" w:hAnsi="Cambria Math"/>
          <w:i w:val="0"/>
          <w:iCs w:val="0"/>
          <w:sz w:val="24"/>
          <w:lang w:val="en-US" w:eastAsia="zh-CN"/>
        </w:rPr>
        <w:t>is the observation noise. The observation vector contains measurements from three modalities:</w:t>
      </w:r>
    </w:p>
    <w:p w14:paraId="32722C80">
      <w:pPr>
        <w:numPr>
          <w:ilvl w:val="0"/>
          <w:numId w:val="0"/>
        </w:numPr>
        <w:spacing w:line="360" w:lineRule="auto"/>
        <w:ind w:leftChars="0"/>
        <w:jc w:val="center"/>
        <w:rPr>
          <w:rFonts w:hint="default" w:hAnsi="Cambria Math" w:eastAsiaTheme="minorEastAsia" w:cstheme="minorBidi"/>
          <w:b/>
          <w:bCs/>
          <w:i w:val="0"/>
          <w:iCs w:val="0"/>
          <w:kern w:val="2"/>
          <w:sz w:val="24"/>
          <w:szCs w:val="24"/>
          <w:lang w:val="en-US" w:eastAsia="zh-CN" w:bidi="ar-SA"/>
        </w:rPr>
      </w:pPr>
      <m:oMath>
        <m:sSub>
          <m:sSubPr>
            <m:ctrlPr>
              <w:rPr>
                <w:rFonts w:hint="default" w:ascii="Cambria Math" w:hAnsi="Cambria Math" w:cs="Times New Roman" w:eastAsiaTheme="minorEastAsia"/>
                <w:b/>
                <w:bCs/>
                <w:i w:val="0"/>
                <w:iCs w:val="0"/>
                <w:sz w:val="24"/>
                <w:szCs w:val="24"/>
              </w:rPr>
            </m:ctrlPr>
          </m:sSubPr>
          <m:e>
            <m:r>
              <m:rPr>
                <m:nor/>
                <m:sty m:val="b"/>
              </m:rPr>
              <w:rPr>
                <w:rFonts w:hint="default" w:ascii="Times New Roman" w:hAnsi="Times New Roman" w:cs="Times New Roman" w:eastAsiaTheme="minorEastAsia"/>
                <w:b/>
                <w:bCs/>
                <w:i w:val="0"/>
                <w:iCs w:val="0"/>
                <w:sz w:val="24"/>
                <w:szCs w:val="24"/>
              </w:rPr>
              <m:t>z</m:t>
            </m:r>
            <m:ctrlPr>
              <w:rPr>
                <w:rFonts w:hint="default" w:ascii="Cambria Math" w:hAnsi="Cambria Math" w:cs="Times New Roman" w:eastAsiaTheme="minorEastAsia"/>
                <w:b/>
                <w:bCs/>
                <w:i w:val="0"/>
                <w:iCs w:val="0"/>
                <w:sz w:val="24"/>
                <w:szCs w:val="24"/>
              </w:rPr>
            </m:ctrlPr>
          </m:e>
          <m:sub>
            <m:r>
              <m:rPr>
                <m:nor/>
                <m:sty m:val="b"/>
              </m:rPr>
              <w:rPr>
                <w:rFonts w:hint="default" w:ascii="Times New Roman" w:hAnsi="Times New Roman" w:cs="Times New Roman" w:eastAsiaTheme="minorEastAsia"/>
                <w:b/>
                <w:bCs/>
                <w:i w:val="0"/>
                <w:iCs w:val="0"/>
                <w:sz w:val="24"/>
                <w:szCs w:val="24"/>
              </w:rPr>
              <m:t>k</m:t>
            </m:r>
            <m:ctrlPr>
              <w:rPr>
                <w:rFonts w:hint="default" w:ascii="Cambria Math" w:hAnsi="Cambria Math" w:cs="Times New Roman" w:eastAsiaTheme="minorEastAsia"/>
                <w:b/>
                <w:bCs/>
                <w:i w:val="0"/>
                <w:iCs w:val="0"/>
                <w:sz w:val="24"/>
                <w:szCs w:val="24"/>
              </w:rPr>
            </m:ctrlPr>
          </m:sub>
        </m:sSub>
        <m:r>
          <m:rPr>
            <m:nor/>
            <m:sty m:val="b"/>
          </m:rPr>
          <w:rPr>
            <w:rFonts w:hint="default" w:ascii="Times New Roman" w:hAnsi="Times New Roman" w:cs="Times New Roman" w:eastAsiaTheme="minorEastAsia"/>
            <w:b/>
            <w:bCs/>
            <w:i w:val="0"/>
            <w:iCs w:val="0"/>
            <w:sz w:val="24"/>
            <w:szCs w:val="24"/>
          </w:rPr>
          <m:t>=[</m:t>
        </m:r>
        <m:sSub>
          <m:sSubPr>
            <m:ctrlPr>
              <w:rPr>
                <w:rFonts w:hint="default" w:ascii="Cambria Math" w:hAnsi="Cambria Math" w:cs="Times New Roman" w:eastAsiaTheme="minorEastAsia"/>
                <w:b/>
                <w:bCs/>
                <w:i w:val="0"/>
                <w:iCs w:val="0"/>
                <w:sz w:val="24"/>
                <w:szCs w:val="24"/>
              </w:rPr>
            </m:ctrlPr>
          </m:sSubPr>
          <m:e>
            <m:r>
              <m:rPr>
                <m:nor/>
                <m:sty m:val="b"/>
              </m:rPr>
              <w:rPr>
                <w:rFonts w:hint="default" w:ascii="Times New Roman" w:hAnsi="Times New Roman" w:cs="Times New Roman" w:eastAsiaTheme="minorEastAsia"/>
                <w:b/>
                <w:bCs/>
                <w:i w:val="0"/>
                <w:iCs w:val="0"/>
                <w:sz w:val="24"/>
                <w:szCs w:val="24"/>
              </w:rPr>
              <m:t>z</m:t>
            </m:r>
            <m:ctrlPr>
              <w:rPr>
                <w:rFonts w:hint="default" w:ascii="Cambria Math" w:hAnsi="Cambria Math" w:cs="Times New Roman" w:eastAsiaTheme="minorEastAsia"/>
                <w:b/>
                <w:bCs/>
                <w:i w:val="0"/>
                <w:iCs w:val="0"/>
                <w:sz w:val="24"/>
                <w:szCs w:val="24"/>
              </w:rPr>
            </m:ctrlPr>
          </m:e>
          <m:sub>
            <m:r>
              <m:rPr>
                <m:nor/>
                <m:sty m:val="b"/>
              </m:rPr>
              <w:rPr>
                <w:rFonts w:hint="default" w:ascii="Times New Roman" w:hAnsi="Times New Roman" w:cs="Times New Roman" w:eastAsiaTheme="minorEastAsia"/>
                <w:b/>
                <w:bCs/>
                <w:i w:val="0"/>
                <w:iCs w:val="0"/>
                <w:sz w:val="24"/>
                <w:szCs w:val="24"/>
              </w:rPr>
              <m:t>AE,k</m:t>
            </m:r>
            <m:ctrlPr>
              <w:rPr>
                <w:rFonts w:hint="default" w:ascii="Cambria Math" w:hAnsi="Cambria Math" w:cs="Times New Roman" w:eastAsiaTheme="minorEastAsia"/>
                <w:b/>
                <w:bCs/>
                <w:i w:val="0"/>
                <w:iCs w:val="0"/>
                <w:sz w:val="24"/>
                <w:szCs w:val="24"/>
              </w:rPr>
            </m:ctrlPr>
          </m:sub>
        </m:sSub>
        <m:r>
          <m:rPr>
            <m:nor/>
            <m:sty m:val="b"/>
          </m:rPr>
          <w:rPr>
            <w:rFonts w:hint="default" w:ascii="Times New Roman" w:hAnsi="Times New Roman" w:cs="Times New Roman" w:eastAsiaTheme="minorEastAsia"/>
            <w:b/>
            <w:bCs/>
            <w:i w:val="0"/>
            <w:iCs w:val="0"/>
            <w:sz w:val="24"/>
            <w:szCs w:val="24"/>
          </w:rPr>
          <m:t>,</m:t>
        </m:r>
        <m:sSub>
          <m:sSubPr>
            <m:ctrlPr>
              <w:rPr>
                <w:rFonts w:hint="default" w:ascii="Cambria Math" w:hAnsi="Cambria Math" w:cs="Times New Roman" w:eastAsiaTheme="minorEastAsia"/>
                <w:b/>
                <w:bCs/>
                <w:i w:val="0"/>
                <w:iCs w:val="0"/>
                <w:sz w:val="24"/>
                <w:szCs w:val="24"/>
              </w:rPr>
            </m:ctrlPr>
          </m:sSubPr>
          <m:e>
            <m:r>
              <m:rPr>
                <m:nor/>
                <m:sty m:val="b"/>
              </m:rPr>
              <w:rPr>
                <w:rFonts w:hint="default" w:ascii="Times New Roman" w:hAnsi="Times New Roman" w:cs="Times New Roman" w:eastAsiaTheme="minorEastAsia"/>
                <w:b/>
                <w:bCs/>
                <w:i w:val="0"/>
                <w:iCs w:val="0"/>
                <w:sz w:val="24"/>
                <w:szCs w:val="24"/>
              </w:rPr>
              <m:t>z</m:t>
            </m:r>
            <m:ctrlPr>
              <w:rPr>
                <w:rFonts w:hint="default" w:ascii="Cambria Math" w:hAnsi="Cambria Math" w:cs="Times New Roman" w:eastAsiaTheme="minorEastAsia"/>
                <w:b/>
                <w:bCs/>
                <w:i w:val="0"/>
                <w:iCs w:val="0"/>
                <w:sz w:val="24"/>
                <w:szCs w:val="24"/>
              </w:rPr>
            </m:ctrlPr>
          </m:e>
          <m:sub>
            <m:r>
              <m:rPr>
                <m:nor/>
                <m:sty m:val="b"/>
              </m:rPr>
              <w:rPr>
                <w:rFonts w:hint="default" w:ascii="Times New Roman" w:hAnsi="Times New Roman" w:cs="Times New Roman" w:eastAsiaTheme="minorEastAsia"/>
                <w:b/>
                <w:bCs/>
                <w:i w:val="0"/>
                <w:iCs w:val="0"/>
                <w:sz w:val="24"/>
                <w:szCs w:val="24"/>
              </w:rPr>
              <m:t>LU,k</m:t>
            </m:r>
            <m:ctrlPr>
              <w:rPr>
                <w:rFonts w:hint="default" w:ascii="Cambria Math" w:hAnsi="Cambria Math" w:cs="Times New Roman" w:eastAsiaTheme="minorEastAsia"/>
                <w:b/>
                <w:bCs/>
                <w:i w:val="0"/>
                <w:iCs w:val="0"/>
                <w:sz w:val="24"/>
                <w:szCs w:val="24"/>
              </w:rPr>
            </m:ctrlPr>
          </m:sub>
        </m:sSub>
        <m:r>
          <m:rPr>
            <m:nor/>
            <m:sty m:val="b"/>
          </m:rPr>
          <w:rPr>
            <w:rFonts w:hint="default" w:ascii="Times New Roman" w:hAnsi="Times New Roman" w:cs="Times New Roman" w:eastAsiaTheme="minorEastAsia"/>
            <w:b/>
            <w:bCs/>
            <w:i w:val="0"/>
            <w:iCs w:val="0"/>
            <w:sz w:val="24"/>
            <w:szCs w:val="24"/>
          </w:rPr>
          <m:t>,</m:t>
        </m:r>
        <m:sSub>
          <m:sSubPr>
            <m:ctrlPr>
              <w:rPr>
                <w:rFonts w:hint="default" w:ascii="Cambria Math" w:hAnsi="Cambria Math" w:cs="Times New Roman" w:eastAsiaTheme="minorEastAsia"/>
                <w:b/>
                <w:bCs/>
                <w:i w:val="0"/>
                <w:iCs w:val="0"/>
                <w:sz w:val="24"/>
                <w:szCs w:val="24"/>
              </w:rPr>
            </m:ctrlPr>
          </m:sSubPr>
          <m:e>
            <m:r>
              <m:rPr>
                <m:nor/>
                <m:sty m:val="b"/>
              </m:rPr>
              <w:rPr>
                <w:rFonts w:hint="default" w:ascii="Times New Roman" w:hAnsi="Times New Roman" w:cs="Times New Roman" w:eastAsiaTheme="minorEastAsia"/>
                <w:b/>
                <w:bCs/>
                <w:i w:val="0"/>
                <w:iCs w:val="0"/>
                <w:sz w:val="24"/>
                <w:szCs w:val="24"/>
              </w:rPr>
              <m:t>z</m:t>
            </m:r>
            <m:ctrlPr>
              <w:rPr>
                <w:rFonts w:hint="default" w:ascii="Cambria Math" w:hAnsi="Cambria Math" w:cs="Times New Roman" w:eastAsiaTheme="minorEastAsia"/>
                <w:b/>
                <w:bCs/>
                <w:i w:val="0"/>
                <w:iCs w:val="0"/>
                <w:sz w:val="24"/>
                <w:szCs w:val="24"/>
              </w:rPr>
            </m:ctrlPr>
          </m:e>
          <m:sub>
            <m:r>
              <m:rPr>
                <m:nor/>
                <m:sty m:val="b"/>
              </m:rPr>
              <w:rPr>
                <w:rFonts w:hint="default" w:ascii="Times New Roman" w:hAnsi="Times New Roman" w:cs="Times New Roman" w:eastAsiaTheme="minorEastAsia"/>
                <w:b/>
                <w:bCs/>
                <w:i w:val="0"/>
                <w:iCs w:val="0"/>
                <w:sz w:val="24"/>
                <w:szCs w:val="24"/>
              </w:rPr>
              <m:t>PC,k</m:t>
            </m:r>
            <m:ctrlPr>
              <w:rPr>
                <w:rFonts w:hint="default" w:ascii="Cambria Math" w:hAnsi="Cambria Math" w:cs="Times New Roman" w:eastAsiaTheme="minorEastAsia"/>
                <w:b/>
                <w:bCs/>
                <w:i w:val="0"/>
                <w:iCs w:val="0"/>
                <w:sz w:val="24"/>
                <w:szCs w:val="24"/>
              </w:rPr>
            </m:ctrlPr>
          </m:sub>
        </m:sSub>
        <m:sSup>
          <m:sSupPr>
            <m:ctrlPr>
              <w:rPr>
                <w:rFonts w:hint="default" w:ascii="Cambria Math" w:hAnsi="Cambria Math" w:cs="Times New Roman" w:eastAsiaTheme="minorEastAsia"/>
                <w:b/>
                <w:bCs/>
                <w:i w:val="0"/>
                <w:iCs w:val="0"/>
                <w:sz w:val="24"/>
                <w:szCs w:val="24"/>
              </w:rPr>
            </m:ctrlPr>
          </m:sSupPr>
          <m:e>
            <m:r>
              <m:rPr>
                <m:nor/>
                <m:sty m:val="b"/>
              </m:rPr>
              <w:rPr>
                <w:rFonts w:hint="default" w:ascii="Times New Roman" w:hAnsi="Times New Roman" w:cs="Times New Roman" w:eastAsiaTheme="minorEastAsia"/>
                <w:b/>
                <w:bCs/>
                <w:i w:val="0"/>
                <w:iCs w:val="0"/>
                <w:sz w:val="24"/>
                <w:szCs w:val="24"/>
              </w:rPr>
              <m:t>]</m:t>
            </m:r>
            <m:ctrlPr>
              <w:rPr>
                <w:rFonts w:hint="default" w:ascii="Cambria Math" w:hAnsi="Cambria Math" w:cs="Times New Roman" w:eastAsiaTheme="minorEastAsia"/>
                <w:b/>
                <w:bCs/>
                <w:i w:val="0"/>
                <w:iCs w:val="0"/>
                <w:sz w:val="24"/>
                <w:szCs w:val="24"/>
              </w:rPr>
            </m:ctrlPr>
          </m:e>
          <m:sup>
            <m:r>
              <m:rPr>
                <m:nor/>
                <m:sty m:val="b"/>
              </m:rPr>
              <w:rPr>
                <w:rFonts w:hint="default" w:ascii="Times New Roman" w:hAnsi="Times New Roman" w:cs="Times New Roman" w:eastAsiaTheme="minorEastAsia"/>
                <w:b/>
                <w:bCs/>
                <w:i w:val="0"/>
                <w:iCs w:val="0"/>
                <w:sz w:val="24"/>
                <w:szCs w:val="24"/>
              </w:rPr>
              <m:t>T</m:t>
            </m:r>
            <m:ctrlPr>
              <w:rPr>
                <w:rFonts w:hint="default" w:ascii="Cambria Math" w:hAnsi="Cambria Math" w:cs="Times New Roman" w:eastAsiaTheme="minorEastAsia"/>
                <w:b/>
                <w:bCs/>
                <w:i w:val="0"/>
                <w:iCs w:val="0"/>
                <w:sz w:val="24"/>
                <w:szCs w:val="24"/>
              </w:rPr>
            </m:ctrlPr>
          </m:sup>
        </m:sSup>
      </m:oMath>
      <w:r>
        <w:rPr>
          <w:rFonts w:hint="default" w:ascii="Times New Roman" w:hAnsi="Times New Roman" w:cs="Times New Roman"/>
          <w:b/>
          <w:bCs/>
          <w:i w:val="0"/>
          <w:iCs w:val="0"/>
          <w:sz w:val="24"/>
          <w:szCs w:val="24"/>
          <w:lang w:val="en-US" w:eastAsia="zh-CN"/>
        </w:rPr>
        <w:t xml:space="preserve">   (7)</w:t>
      </w:r>
    </w:p>
    <w:p w14:paraId="185290D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b w:val="0"/>
          <w:bCs w:val="0"/>
          <w:i w:val="0"/>
          <w:iCs w:val="0"/>
          <w:kern w:val="2"/>
          <w:sz w:val="24"/>
          <w:szCs w:val="24"/>
          <w:lang w:val="en-US" w:eastAsia="zh-CN" w:bidi="ar-SA"/>
        </w:rPr>
      </w:pPr>
      <w:r>
        <w:rPr>
          <w:rFonts w:hint="eastAsia" w:ascii="Times New Roman" w:hAnsi="Times New Roman" w:cs="Times New Roman"/>
          <w:b w:val="0"/>
          <w:bCs w:val="0"/>
          <w:i w:val="0"/>
          <w:iCs w:val="0"/>
          <w:kern w:val="2"/>
          <w:sz w:val="24"/>
          <w:szCs w:val="24"/>
          <w:lang w:val="en-US" w:eastAsia="zh-CN" w:bidi="ar-SA"/>
        </w:rPr>
        <w:t>w</w:t>
      </w:r>
      <w:r>
        <w:rPr>
          <w:rFonts w:hint="default" w:ascii="Times New Roman" w:hAnsi="Times New Roman" w:cs="Times New Roman"/>
          <w:b w:val="0"/>
          <w:bCs w:val="0"/>
          <w:i w:val="0"/>
          <w:iCs w:val="0"/>
          <w:kern w:val="2"/>
          <w:sz w:val="24"/>
          <w:szCs w:val="24"/>
          <w:lang w:val="en-US" w:eastAsia="zh-CN" w:bidi="ar-SA"/>
        </w:rPr>
        <w:t>here</w:t>
      </w:r>
      <m:oMath>
        <m:sSub>
          <m:sSubPr>
            <m:ctrlPr>
              <w:rPr>
                <w:rFonts w:hint="default" w:ascii="Cambria Math" w:hAnsi="Cambria Math" w:cs="Times New Roman" w:eastAsiaTheme="minorEastAsia"/>
                <w:b/>
                <w:bCs/>
                <w:i w:val="0"/>
                <w:iCs w:val="0"/>
                <w:sz w:val="24"/>
                <w:szCs w:val="24"/>
              </w:rPr>
            </m:ctrlPr>
          </m:sSubPr>
          <m:e>
            <m:r>
              <m:rPr>
                <m:nor/>
                <m:sty m:val="b"/>
              </m:rPr>
              <w:rPr>
                <w:rFonts w:hint="default" w:ascii="Times New Roman" w:hAnsi="Times New Roman" w:cs="Times New Roman" w:eastAsiaTheme="minorEastAsia"/>
                <w:b/>
                <w:bCs/>
                <w:i w:val="0"/>
                <w:iCs w:val="0"/>
                <w:sz w:val="24"/>
                <w:szCs w:val="24"/>
                <w:lang w:val="en-US" w:eastAsia="zh-CN"/>
              </w:rPr>
              <m:t xml:space="preserve"> </m:t>
            </m:r>
            <m:r>
              <m:rPr>
                <m:nor/>
                <m:sty m:val="b"/>
              </m:rPr>
              <w:rPr>
                <w:rFonts w:hint="default" w:ascii="Times New Roman" w:hAnsi="Times New Roman" w:cs="Times New Roman" w:eastAsiaTheme="minorEastAsia"/>
                <w:b/>
                <w:bCs/>
                <w:i w:val="0"/>
                <w:iCs w:val="0"/>
                <w:sz w:val="24"/>
                <w:szCs w:val="24"/>
              </w:rPr>
              <m:t>z</m:t>
            </m:r>
            <m:ctrlPr>
              <w:rPr>
                <w:rFonts w:hint="default" w:ascii="Cambria Math" w:hAnsi="Cambria Math" w:cs="Times New Roman" w:eastAsiaTheme="minorEastAsia"/>
                <w:b/>
                <w:bCs/>
                <w:i w:val="0"/>
                <w:iCs w:val="0"/>
                <w:sz w:val="24"/>
                <w:szCs w:val="24"/>
              </w:rPr>
            </m:ctrlPr>
          </m:e>
          <m:sub>
            <m:r>
              <m:rPr>
                <m:nor/>
                <m:sty m:val="b"/>
              </m:rPr>
              <w:rPr>
                <w:rFonts w:hint="default" w:ascii="Times New Roman" w:hAnsi="Times New Roman" w:cs="Times New Roman" w:eastAsiaTheme="minorEastAsia"/>
                <w:b/>
                <w:bCs/>
                <w:i w:val="0"/>
                <w:iCs w:val="0"/>
                <w:sz w:val="24"/>
                <w:szCs w:val="24"/>
              </w:rPr>
              <m:t>AE,k</m:t>
            </m:r>
            <m:ctrlPr>
              <w:rPr>
                <w:rFonts w:hint="default" w:ascii="Cambria Math" w:hAnsi="Cambria Math" w:cs="Times New Roman" w:eastAsiaTheme="minorEastAsia"/>
                <w:b/>
                <w:bCs/>
                <w:i w:val="0"/>
                <w:iCs w:val="0"/>
                <w:sz w:val="24"/>
                <w:szCs w:val="24"/>
              </w:rPr>
            </m:ctrlPr>
          </m:sub>
        </m:sSub>
        <m:r>
          <m:rPr>
            <m:nor/>
            <m:sty m:val="b"/>
          </m:rPr>
          <w:rPr>
            <w:rFonts w:hint="default" w:ascii="Times New Roman" w:hAnsi="Times New Roman" w:cs="Times New Roman" w:eastAsiaTheme="minorEastAsia"/>
            <w:b/>
            <w:bCs/>
            <w:i w:val="0"/>
            <w:iCs w:val="0"/>
            <w:sz w:val="24"/>
            <w:szCs w:val="24"/>
            <w:lang w:val="en-US" w:eastAsia="zh-CN"/>
          </w:rPr>
          <m:t xml:space="preserve"> </m:t>
        </m:r>
        <m:sSub>
          <m:sSubPr>
            <m:ctrlPr>
              <w:rPr>
                <w:rFonts w:hint="default" w:ascii="Cambria Math" w:hAnsi="Cambria Math" w:eastAsia="Consolas" w:cs="Times New Roman"/>
                <w:b/>
                <w:bCs/>
                <w:i w:val="0"/>
                <w:iCs w:val="0"/>
                <w:sz w:val="24"/>
                <w:szCs w:val="24"/>
              </w:rPr>
            </m:ctrlPr>
          </m:sSubPr>
          <m:e>
            <m:r>
              <m:rPr>
                <m:nor/>
                <m:sty m:val="b"/>
              </m:rPr>
              <w:rPr>
                <w:rFonts w:hint="default" w:ascii="Times New Roman" w:hAnsi="Times New Roman" w:eastAsia="Consolas" w:cs="Times New Roman"/>
                <w:b/>
                <w:bCs/>
                <w:i w:val="0"/>
                <w:iCs w:val="0"/>
                <w:sz w:val="24"/>
                <w:szCs w:val="24"/>
              </w:rPr>
              <m:t>z</m:t>
            </m:r>
            <m:ctrlPr>
              <w:rPr>
                <w:rFonts w:hint="default" w:ascii="Cambria Math" w:hAnsi="Cambria Math" w:eastAsia="Consolas" w:cs="Times New Roman"/>
                <w:b/>
                <w:bCs/>
                <w:i w:val="0"/>
                <w:iCs w:val="0"/>
                <w:sz w:val="24"/>
                <w:szCs w:val="24"/>
              </w:rPr>
            </m:ctrlPr>
          </m:e>
          <m:sub>
            <m:r>
              <m:rPr>
                <m:nor/>
                <m:sty m:val="b"/>
              </m:rPr>
              <w:rPr>
                <w:rFonts w:hint="default" w:ascii="Times New Roman" w:hAnsi="Times New Roman" w:eastAsia="Consolas" w:cs="Times New Roman"/>
                <w:b/>
                <w:bCs/>
                <w:i w:val="0"/>
                <w:iCs w:val="0"/>
                <w:sz w:val="24"/>
                <w:szCs w:val="24"/>
              </w:rPr>
              <m:t>LU,k</m:t>
            </m:r>
            <m:ctrlPr>
              <w:rPr>
                <w:rFonts w:hint="default" w:ascii="Cambria Math" w:hAnsi="Cambria Math" w:eastAsia="Consolas" w:cs="Times New Roman"/>
                <w:b/>
                <w:bCs/>
                <w:i w:val="0"/>
                <w:iCs w:val="0"/>
                <w:sz w:val="24"/>
                <w:szCs w:val="24"/>
              </w:rPr>
            </m:ctrlPr>
          </m:sub>
        </m:sSub>
      </m:oMath>
      <w:r>
        <w:rPr>
          <w:rFonts w:hint="default" w:ascii="Times New Roman" w:hAnsi="Times New Roman" w:cs="Times New Roman"/>
          <w:b/>
          <w:bCs/>
          <w:i w:val="0"/>
          <w:iCs w:val="0"/>
          <w:sz w:val="24"/>
          <w:szCs w:val="24"/>
          <w:lang w:val="en-US" w:eastAsia="zh-CN"/>
        </w:rPr>
        <w:t xml:space="preserve"> </w:t>
      </w:r>
      <w:r>
        <w:rPr>
          <w:rFonts w:hint="default" w:ascii="Times New Roman" w:hAnsi="Times New Roman" w:cs="Times New Roman" w:eastAsiaTheme="minorEastAsia"/>
          <w:b w:val="0"/>
          <w:bCs w:val="0"/>
          <w:i w:val="0"/>
          <w:iCs w:val="0"/>
          <w:kern w:val="2"/>
          <w:sz w:val="24"/>
          <w:szCs w:val="24"/>
          <w:lang w:val="en-US" w:eastAsia="zh-CN" w:bidi="ar-SA"/>
        </w:rPr>
        <w:t xml:space="preserve">and </w:t>
      </w:r>
      <m:oMath>
        <m:sSub>
          <m:sSubPr>
            <m:ctrlPr>
              <w:rPr>
                <w:rFonts w:hint="default" w:ascii="Cambria Math" w:hAnsi="Cambria Math" w:eastAsia="Consolas" w:cs="Times New Roman"/>
                <w:b/>
                <w:bCs/>
                <w:i w:val="0"/>
                <w:iCs w:val="0"/>
                <w:sz w:val="24"/>
                <w:szCs w:val="24"/>
              </w:rPr>
            </m:ctrlPr>
          </m:sSubPr>
          <m:e>
            <m:r>
              <m:rPr>
                <m:nor/>
                <m:sty m:val="b"/>
              </m:rPr>
              <w:rPr>
                <w:rFonts w:hint="default" w:ascii="Times New Roman" w:hAnsi="Times New Roman" w:eastAsia="Consolas" w:cs="Times New Roman"/>
                <w:b/>
                <w:bCs/>
                <w:i w:val="0"/>
                <w:iCs w:val="0"/>
                <w:sz w:val="24"/>
                <w:szCs w:val="24"/>
              </w:rPr>
              <m:t>z</m:t>
            </m:r>
            <m:ctrlPr>
              <w:rPr>
                <w:rFonts w:hint="default" w:ascii="Cambria Math" w:hAnsi="Cambria Math" w:eastAsia="Consolas" w:cs="Times New Roman"/>
                <w:b/>
                <w:bCs/>
                <w:i w:val="0"/>
                <w:iCs w:val="0"/>
                <w:sz w:val="24"/>
                <w:szCs w:val="24"/>
              </w:rPr>
            </m:ctrlPr>
          </m:e>
          <m:sub>
            <m:r>
              <m:rPr>
                <m:nor/>
                <m:sty m:val="b"/>
              </m:rPr>
              <w:rPr>
                <w:rFonts w:hint="default" w:ascii="Times New Roman" w:hAnsi="Times New Roman" w:eastAsia="Consolas" w:cs="Times New Roman"/>
                <w:b/>
                <w:bCs/>
                <w:i w:val="0"/>
                <w:iCs w:val="0"/>
                <w:sz w:val="24"/>
                <w:szCs w:val="24"/>
              </w:rPr>
              <m:t>PC,k</m:t>
            </m:r>
            <m:ctrlPr>
              <w:rPr>
                <w:rFonts w:hint="default" w:ascii="Cambria Math" w:hAnsi="Cambria Math" w:eastAsia="Consolas" w:cs="Times New Roman"/>
                <w:b/>
                <w:bCs/>
                <w:i w:val="0"/>
                <w:iCs w:val="0"/>
                <w:sz w:val="24"/>
                <w:szCs w:val="24"/>
              </w:rPr>
            </m:ctrlPr>
          </m:sub>
        </m:sSub>
      </m:oMath>
      <w:r>
        <w:rPr>
          <w:rFonts w:hint="default" w:ascii="Times New Roman" w:hAnsi="Times New Roman" w:cs="Times New Roman"/>
          <w:b w:val="0"/>
          <w:bCs w:val="0"/>
          <w:i w:val="0"/>
          <w:iCs w:val="0"/>
          <w:sz w:val="24"/>
          <w:szCs w:val="24"/>
          <w:lang w:val="en-US" w:eastAsia="zh-CN"/>
        </w:rPr>
        <w:t xml:space="preserve"> </w:t>
      </w:r>
      <w:r>
        <w:rPr>
          <w:rFonts w:hint="default" w:ascii="Times New Roman" w:hAnsi="Times New Roman" w:cs="Times New Roman" w:eastAsiaTheme="minorEastAsia"/>
          <w:b w:val="0"/>
          <w:bCs w:val="0"/>
          <w:i w:val="0"/>
          <w:iCs w:val="0"/>
          <w:kern w:val="2"/>
          <w:sz w:val="24"/>
          <w:szCs w:val="24"/>
          <w:lang w:val="en-US" w:eastAsia="zh-CN" w:bidi="ar-SA"/>
        </w:rPr>
        <w:t>are the defect depth estimates from acoustic emission,laser ultrasound, and point cloud, respectively. The observation matrix is:</w:t>
      </w:r>
    </w:p>
    <w:p w14:paraId="1B553D2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b/>
          <w:bCs w:val="0"/>
          <w:i w:val="0"/>
          <w:iCs w:val="0"/>
          <w:sz w:val="24"/>
          <w:lang w:val="en-US" w:eastAsia="zh-CN"/>
        </w:rPr>
      </w:pPr>
      <m:oMath>
        <m:r>
          <m:rPr>
            <m:nor/>
            <m:sty m:val="b"/>
          </m:rPr>
          <w:rPr>
            <w:rFonts w:hint="default" w:ascii="Times New Roman" w:hAnsi="Times New Roman" w:cs="Times New Roman" w:eastAsiaTheme="minorEastAsia"/>
            <w:b/>
            <w:bCs w:val="0"/>
            <w:i w:val="0"/>
            <w:iCs w:val="0"/>
            <w:sz w:val="24"/>
          </w:rPr>
          <m:t>H=</m:t>
        </m:r>
        <m:d>
          <m:dPr>
            <m:begChr m:val="["/>
            <m:endChr m:val="]"/>
            <m:ctrlPr>
              <w:rPr>
                <w:rFonts w:hint="default" w:ascii="Cambria Math" w:hAnsi="Cambria Math" w:cs="Times New Roman" w:eastAsiaTheme="minorEastAsia"/>
                <w:b/>
                <w:bCs w:val="0"/>
                <w:i w:val="0"/>
                <w:iCs w:val="0"/>
                <w:sz w:val="24"/>
              </w:rPr>
            </m:ctrlPr>
          </m:dPr>
          <m:e>
            <m:m>
              <m:mPr>
                <m:mcs>
                  <m:mc>
                    <m:mcPr>
                      <m:count m:val="4"/>
                      <m:mcJc m:val="center"/>
                    </m:mcPr>
                  </m:mc>
                </m:mcs>
                <m:ctrlPr>
                  <w:rPr>
                    <w:rFonts w:hint="default" w:ascii="Cambria Math" w:hAnsi="Cambria Math" w:cs="Times New Roman" w:eastAsiaTheme="minorEastAsia"/>
                    <w:b/>
                    <w:bCs w:val="0"/>
                    <w:i w:val="0"/>
                    <w:iCs w:val="0"/>
                    <w:sz w:val="24"/>
                  </w:rPr>
                </m:ctrlPr>
              </m:mPr>
              <m:mr>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r>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r>
                <m:e>
                  <m:r>
                    <m:rPr>
                      <m:nor/>
                      <m:sty m:val="b"/>
                    </m:rPr>
                    <w:rPr>
                      <w:rFonts w:hint="default" w:ascii="Times New Roman" w:hAnsi="Times New Roman" w:cs="Times New Roman" w:eastAsiaTheme="minorEastAsia"/>
                      <w:b/>
                      <w:bCs w:val="0"/>
                      <w:i w:val="0"/>
                      <w:iCs w:val="0"/>
                      <w:sz w:val="24"/>
                    </w:rPr>
                    <m:t>1</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e>
                  <m:r>
                    <m:rPr>
                      <m:nor/>
                      <m:sty m:val="b"/>
                    </m:rPr>
                    <w:rPr>
                      <w:rFonts w:hint="default" w:ascii="Times New Roman" w:hAnsi="Times New Roman" w:cs="Times New Roman" w:eastAsiaTheme="minorEastAsia"/>
                      <w:b/>
                      <w:bCs w:val="0"/>
                      <w:i w:val="0"/>
                      <w:iCs w:val="0"/>
                      <w:sz w:val="24"/>
                    </w:rPr>
                    <m:t>0</m:t>
                  </m:r>
                  <m:ctrlPr>
                    <w:rPr>
                      <w:rFonts w:hint="default" w:ascii="Cambria Math" w:hAnsi="Cambria Math" w:cs="Times New Roman" w:eastAsiaTheme="minorEastAsia"/>
                      <w:b/>
                      <w:bCs w:val="0"/>
                      <w:i w:val="0"/>
                      <w:iCs w:val="0"/>
                      <w:sz w:val="24"/>
                    </w:rPr>
                  </m:ctrlPr>
                </m:e>
              </m:mr>
            </m:m>
            <m:ctrlPr>
              <w:rPr>
                <w:rFonts w:hint="default" w:ascii="Cambria Math" w:hAnsi="Cambria Math" w:cs="Times New Roman" w:eastAsiaTheme="minorEastAsia"/>
                <w:b/>
                <w:bCs w:val="0"/>
                <w:i w:val="0"/>
                <w:iCs w:val="0"/>
                <w:sz w:val="24"/>
              </w:rPr>
            </m:ctrlPr>
          </m:e>
        </m:d>
      </m:oMath>
      <w:r>
        <w:rPr>
          <w:rFonts w:hint="default" w:ascii="Times New Roman" w:hAnsi="Times New Roman" w:cs="Times New Roman" w:eastAsiaTheme="minorEastAsia"/>
          <w:b/>
          <w:bCs w:val="0"/>
          <w:i w:val="0"/>
          <w:iCs w:val="0"/>
          <w:sz w:val="24"/>
          <w:lang w:val="en-US" w:eastAsia="zh-CN"/>
        </w:rPr>
        <w:t xml:space="preserve">   </w:t>
      </w:r>
      <w:r>
        <w:rPr>
          <w:rFonts w:hint="eastAsia" w:ascii="Times New Roman" w:hAnsi="Times New Roman" w:cs="Times New Roman" w:eastAsiaTheme="minorEastAsia"/>
          <w:b/>
          <w:bCs w:val="0"/>
          <w:i w:val="0"/>
          <w:iCs w:val="0"/>
          <w:sz w:val="24"/>
          <w:lang w:val="en-US" w:eastAsia="zh-CN"/>
        </w:rPr>
        <w:t xml:space="preserve">  </w:t>
      </w:r>
      <w:r>
        <w:rPr>
          <w:rFonts w:hint="default" w:ascii="Times New Roman" w:hAnsi="Times New Roman" w:cs="Times New Roman" w:eastAsiaTheme="minorEastAsia"/>
          <w:b/>
          <w:bCs w:val="0"/>
          <w:i w:val="0"/>
          <w:iCs w:val="0"/>
          <w:sz w:val="24"/>
          <w:lang w:val="en-US" w:eastAsia="zh-CN"/>
        </w:rPr>
        <w:t>(8)</w:t>
      </w:r>
    </w:p>
    <w:p w14:paraId="5B2B16B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iCs w:val="0"/>
          <w:sz w:val="24"/>
          <w:lang w:val="en-US" w:eastAsia="zh-CN"/>
        </w:rPr>
      </w:pPr>
    </w:p>
    <w:p w14:paraId="160EBEC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b/>
          <w:bCs/>
          <w:i w:val="0"/>
          <w:iCs w:val="0"/>
          <w:sz w:val="28"/>
          <w:szCs w:val="28"/>
          <w:lang w:val="en-US" w:eastAsia="zh-CN"/>
        </w:rPr>
      </w:pPr>
      <w:r>
        <w:rPr>
          <w:rFonts w:hint="default" w:ascii="Times New Roman" w:hAnsi="Times New Roman" w:cs="Times New Roman" w:eastAsiaTheme="minorEastAsia"/>
          <w:b/>
          <w:bCs/>
          <w:i w:val="0"/>
          <w:iCs w:val="0"/>
          <w:sz w:val="28"/>
          <w:szCs w:val="28"/>
          <w:lang w:val="en-US" w:eastAsia="zh-CN"/>
        </w:rPr>
        <w:t>3.2 Adaptive Kalman Gain</w:t>
      </w:r>
    </w:p>
    <w:p w14:paraId="3DD177C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b w:val="0"/>
          <w:bCs w:val="0"/>
          <w:i w:val="0"/>
          <w:iCs w:val="0"/>
          <w:sz w:val="24"/>
          <w:szCs w:val="24"/>
          <w:lang w:val="en-US" w:eastAsia="zh-CN"/>
        </w:rPr>
      </w:pPr>
      <w:r>
        <w:rPr>
          <w:rFonts w:hint="default" w:ascii="Times New Roman" w:hAnsi="Times New Roman" w:cs="Times New Roman" w:eastAsiaTheme="minorEastAsia"/>
          <w:b w:val="0"/>
          <w:bCs w:val="0"/>
          <w:i w:val="0"/>
          <w:iCs w:val="0"/>
          <w:sz w:val="24"/>
          <w:szCs w:val="24"/>
          <w:lang w:val="en-US" w:eastAsia="zh-CN"/>
        </w:rPr>
        <w:t>The Kalman gain is computed as:</w:t>
      </w:r>
    </w:p>
    <w:p w14:paraId="78CA15C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b/>
          <w:bCs/>
          <w:i w:val="0"/>
          <w:iCs w:val="0"/>
          <w:sz w:val="24"/>
          <w:lang w:val="en-US" w:eastAsia="zh-CN"/>
        </w:rPr>
      </w:pP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P</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k|k−1</m:t>
            </m:r>
            <m:ctrlPr>
              <w:rPr>
                <w:rFonts w:hint="default" w:ascii="Cambria Math" w:hAnsi="Cambria Math" w:cs="Times New Roman" w:eastAsiaTheme="minorEastAsia"/>
                <w:b/>
                <w:bCs/>
                <w:i w:val="0"/>
                <w:iCs w:val="0"/>
                <w:sz w:val="24"/>
              </w:rPr>
            </m:ctrlPr>
          </m:sub>
        </m:sSub>
        <m:sSup>
          <m:sSupPr>
            <m:ctrlPr>
              <w:rPr>
                <w:rFonts w:hint="default" w:ascii="Cambria Math" w:hAnsi="Cambria Math" w:cs="Times New Roman" w:eastAsiaTheme="minorEastAsia"/>
                <w:b/>
                <w:bCs/>
                <w:i w:val="0"/>
                <w:iCs w:val="0"/>
                <w:sz w:val="24"/>
              </w:rPr>
            </m:ctrlPr>
          </m:sSupPr>
          <m:e>
            <m:r>
              <m:rPr>
                <m:nor/>
                <m:sty m:val="b"/>
              </m:rPr>
              <w:rPr>
                <w:rFonts w:hint="default" w:ascii="Times New Roman" w:hAnsi="Times New Roman" w:cs="Times New Roman" w:eastAsiaTheme="minorEastAsia"/>
                <w:b/>
                <w:bCs/>
                <w:i w:val="0"/>
                <w:iCs w:val="0"/>
                <w:sz w:val="24"/>
              </w:rPr>
              <m:t>H</m:t>
            </m:r>
            <m:ctrlPr>
              <w:rPr>
                <w:rFonts w:hint="default" w:ascii="Cambria Math" w:hAnsi="Cambria Math" w:cs="Times New Roman" w:eastAsiaTheme="minorEastAsia"/>
                <w:b/>
                <w:bCs/>
                <w:i w:val="0"/>
                <w:iCs w:val="0"/>
                <w:sz w:val="24"/>
              </w:rPr>
            </m:ctrlPr>
          </m:e>
          <m:sup>
            <m:r>
              <m:rPr>
                <m:nor/>
                <m:sty m:val="b"/>
              </m:rPr>
              <w:rPr>
                <w:rFonts w:hint="default" w:ascii="Times New Roman" w:hAnsi="Times New Roman" w:cs="Times New Roman" w:eastAsiaTheme="minorEastAsia"/>
                <w:b/>
                <w:bCs/>
                <w:i w:val="0"/>
                <w:iCs w:val="0"/>
                <w:sz w:val="24"/>
              </w:rPr>
              <m:t>T</m:t>
            </m:r>
            <m:ctrlPr>
              <w:rPr>
                <w:rFonts w:hint="default" w:ascii="Cambria Math" w:hAnsi="Cambria Math" w:cs="Times New Roman" w:eastAsiaTheme="minorEastAsia"/>
                <w:b/>
                <w:bCs/>
                <w:i w:val="0"/>
                <w:iCs w:val="0"/>
                <w:sz w:val="24"/>
              </w:rPr>
            </m:ctrlPr>
          </m:sup>
        </m:sSup>
        <m:r>
          <m:rPr>
            <m:nor/>
            <m:sty m:val="b"/>
          </m:rPr>
          <w:rPr>
            <w:rFonts w:hint="default" w:ascii="Times New Roman" w:hAnsi="Times New Roman" w:cs="Times New Roman" w:eastAsiaTheme="minorEastAsia"/>
            <w:b/>
            <w:bCs/>
            <w:i w:val="0"/>
            <w:iCs w:val="0"/>
            <w:sz w:val="24"/>
          </w:rPr>
          <m:t>(H</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P</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k|k−1</m:t>
            </m:r>
            <m:ctrlPr>
              <w:rPr>
                <w:rFonts w:hint="default" w:ascii="Cambria Math" w:hAnsi="Cambria Math" w:cs="Times New Roman" w:eastAsiaTheme="minorEastAsia"/>
                <w:b/>
                <w:bCs/>
                <w:i w:val="0"/>
                <w:iCs w:val="0"/>
                <w:sz w:val="24"/>
              </w:rPr>
            </m:ctrlPr>
          </m:sub>
        </m:sSub>
        <m:sSup>
          <m:sSupPr>
            <m:ctrlPr>
              <w:rPr>
                <w:rFonts w:hint="default" w:ascii="Cambria Math" w:hAnsi="Cambria Math" w:cs="Times New Roman" w:eastAsiaTheme="minorEastAsia"/>
                <w:b/>
                <w:bCs/>
                <w:i w:val="0"/>
                <w:iCs w:val="0"/>
                <w:sz w:val="24"/>
              </w:rPr>
            </m:ctrlPr>
          </m:sSupPr>
          <m:e>
            <m:r>
              <m:rPr>
                <m:nor/>
                <m:sty m:val="b"/>
              </m:rPr>
              <w:rPr>
                <w:rFonts w:hint="default" w:ascii="Times New Roman" w:hAnsi="Times New Roman" w:cs="Times New Roman" w:eastAsiaTheme="minorEastAsia"/>
                <w:b/>
                <w:bCs/>
                <w:i w:val="0"/>
                <w:iCs w:val="0"/>
                <w:sz w:val="24"/>
              </w:rPr>
              <m:t>H</m:t>
            </m:r>
            <m:ctrlPr>
              <w:rPr>
                <w:rFonts w:hint="default" w:ascii="Cambria Math" w:hAnsi="Cambria Math" w:cs="Times New Roman" w:eastAsiaTheme="minorEastAsia"/>
                <w:b/>
                <w:bCs/>
                <w:i w:val="0"/>
                <w:iCs w:val="0"/>
                <w:sz w:val="24"/>
              </w:rPr>
            </m:ctrlPr>
          </m:e>
          <m:sup>
            <m:r>
              <m:rPr>
                <m:nor/>
                <m:sty m:val="b"/>
              </m:rPr>
              <w:rPr>
                <w:rFonts w:hint="default" w:ascii="Times New Roman" w:hAnsi="Times New Roman" w:cs="Times New Roman" w:eastAsiaTheme="minorEastAsia"/>
                <w:b/>
                <w:bCs/>
                <w:i w:val="0"/>
                <w:iCs w:val="0"/>
                <w:sz w:val="24"/>
              </w:rPr>
              <m:t>T</m:t>
            </m:r>
            <m:ctrlPr>
              <w:rPr>
                <w:rFonts w:hint="default" w:ascii="Cambria Math" w:hAnsi="Cambria Math" w:cs="Times New Roman" w:eastAsiaTheme="minorEastAsia"/>
                <w:b/>
                <w:bCs/>
                <w:i w:val="0"/>
                <w:iCs w:val="0"/>
                <w:sz w:val="24"/>
              </w:rPr>
            </m:ctrlPr>
          </m:sup>
        </m:sSup>
        <m:r>
          <m:rPr>
            <m:nor/>
            <m:sty m:val="b"/>
          </m:rPr>
          <w:rPr>
            <w:rFonts w:hint="default" w:ascii="Times New Roman" w:hAnsi="Times New Roman" w:cs="Times New Roman" w:eastAsiaTheme="minorEastAsia"/>
            <w:b/>
            <w:bCs/>
            <w:i w:val="0"/>
            <w:iCs w:val="0"/>
            <w:sz w:val="24"/>
          </w:rPr>
          <m:t>+</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R</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sSup>
          <m:sSupPr>
            <m:ctrlPr>
              <w:rPr>
                <w:rFonts w:hint="default" w:ascii="Cambria Math" w:hAnsi="Cambria Math" w:cs="Times New Roman" w:eastAsiaTheme="minorEastAsia"/>
                <w:b/>
                <w:bCs/>
                <w:i w:val="0"/>
                <w:iCs w:val="0"/>
                <w:sz w:val="24"/>
              </w:rPr>
            </m:ctrlPr>
          </m:sSupPr>
          <m:e>
            <m:r>
              <m:rPr>
                <m:nor/>
                <m:sty m:val="b"/>
              </m:rPr>
              <w:rPr>
                <w:rFonts w:hint="default" w:ascii="Times New Roman" w:hAnsi="Times New Roman" w:cs="Times New Roman" w:eastAsiaTheme="minorEastAsia"/>
                <w:b/>
                <w:bCs/>
                <w:i w:val="0"/>
                <w:iCs w:val="0"/>
                <w:sz w:val="24"/>
              </w:rPr>
              <m:t>)</m:t>
            </m:r>
            <m:ctrlPr>
              <w:rPr>
                <w:rFonts w:hint="default" w:ascii="Cambria Math" w:hAnsi="Cambria Math" w:cs="Times New Roman" w:eastAsiaTheme="minorEastAsia"/>
                <w:b/>
                <w:bCs/>
                <w:i w:val="0"/>
                <w:iCs w:val="0"/>
                <w:sz w:val="24"/>
              </w:rPr>
            </m:ctrlPr>
          </m:e>
          <m:sup>
            <m:r>
              <m:rPr>
                <m:nor/>
                <m:sty m:val="b"/>
              </m:rPr>
              <w:rPr>
                <w:rFonts w:hint="default" w:ascii="Times New Roman" w:hAnsi="Times New Roman" w:cs="Times New Roman" w:eastAsiaTheme="minorEastAsia"/>
                <w:b/>
                <w:bCs/>
                <w:i w:val="0"/>
                <w:iCs w:val="0"/>
                <w:sz w:val="24"/>
              </w:rPr>
              <m:t>−1</m:t>
            </m:r>
            <m:ctrlPr>
              <w:rPr>
                <w:rFonts w:hint="default" w:ascii="Cambria Math" w:hAnsi="Cambria Math" w:cs="Times New Roman" w:eastAsiaTheme="minorEastAsia"/>
                <w:b/>
                <w:bCs/>
                <w:i w:val="0"/>
                <w:iCs w:val="0"/>
                <w:sz w:val="24"/>
              </w:rPr>
            </m:ctrlPr>
          </m:sup>
        </m:sSup>
      </m:oMath>
      <w:r>
        <w:rPr>
          <w:rFonts w:hint="default" w:ascii="Times New Roman" w:hAnsi="Times New Roman" w:cs="Times New Roman" w:eastAsiaTheme="minorEastAsia"/>
          <w:b/>
          <w:bCs/>
          <w:i w:val="0"/>
          <w:iCs w:val="0"/>
          <w:sz w:val="24"/>
          <w:lang w:val="en-US" w:eastAsia="zh-CN"/>
        </w:rPr>
        <w:t xml:space="preserve">  (9)</w:t>
      </w:r>
    </w:p>
    <w:p w14:paraId="6E7FEF7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iCs w:val="0"/>
          <w:sz w:val="24"/>
          <w:szCs w:val="24"/>
          <w:lang w:val="en-US" w:eastAsia="zh-CN"/>
        </w:rPr>
      </w:pPr>
      <w:r>
        <w:rPr>
          <w:rFonts w:hint="default" w:ascii="Times New Roman" w:hAnsi="Times New Roman" w:cs="Times New Roman" w:eastAsiaTheme="minorEastAsia"/>
          <w:i w:val="0"/>
          <w:iCs w:val="0"/>
          <w:sz w:val="24"/>
          <w:szCs w:val="24"/>
          <w:lang w:val="en-US" w:eastAsia="zh-CN"/>
        </w:rPr>
        <w:t>where</w:t>
      </w:r>
      <w:r>
        <w:rPr>
          <w:rFonts w:hint="default" w:ascii="Times New Roman" w:hAnsi="Times New Roman" w:cs="Times New Roman" w:eastAsiaTheme="minorEastAsia"/>
          <w:b/>
          <w:bCs/>
          <w:i w:val="0"/>
          <w:iCs w:val="0"/>
          <w:sz w:val="24"/>
          <w:szCs w:val="24"/>
          <w:lang w:val="en-US" w:eastAsia="zh-CN"/>
        </w:rPr>
        <w:t xml:space="preserve"> </w:t>
      </w:r>
      <m:oMath>
        <m:sSub>
          <m:sSubPr>
            <m:ctrlPr>
              <w:rPr>
                <w:rFonts w:hint="default" w:ascii="Cambria Math" w:hAnsi="Cambria Math" w:eastAsia="Consolas" w:cs="Times New Roman"/>
                <w:b/>
                <w:bCs/>
                <w:i w:val="0"/>
                <w:iCs w:val="0"/>
                <w:sz w:val="24"/>
                <w:szCs w:val="24"/>
              </w:rPr>
            </m:ctrlPr>
          </m:sSubPr>
          <m:e>
            <m:r>
              <m:rPr>
                <m:nor/>
                <m:sty m:val="b"/>
              </m:rPr>
              <w:rPr>
                <w:rFonts w:hint="default" w:ascii="Times New Roman" w:hAnsi="Times New Roman" w:eastAsia="Consolas" w:cs="Times New Roman"/>
                <w:b/>
                <w:bCs/>
                <w:i w:val="0"/>
                <w:iCs w:val="0"/>
                <w:sz w:val="24"/>
                <w:szCs w:val="24"/>
              </w:rPr>
              <m:t>P</m:t>
            </m:r>
            <m:ctrlPr>
              <w:rPr>
                <w:rFonts w:hint="default" w:ascii="Cambria Math" w:hAnsi="Cambria Math" w:eastAsia="Consolas" w:cs="Times New Roman"/>
                <w:b/>
                <w:bCs/>
                <w:i w:val="0"/>
                <w:iCs w:val="0"/>
                <w:sz w:val="24"/>
                <w:szCs w:val="24"/>
              </w:rPr>
            </m:ctrlPr>
          </m:e>
          <m:sub>
            <m:r>
              <m:rPr>
                <m:nor/>
                <m:sty m:val="b"/>
              </m:rPr>
              <w:rPr>
                <w:rFonts w:hint="default" w:ascii="Times New Roman" w:hAnsi="Times New Roman" w:eastAsia="Consolas" w:cs="Times New Roman"/>
                <w:b/>
                <w:bCs/>
                <w:i w:val="0"/>
                <w:iCs w:val="0"/>
                <w:sz w:val="24"/>
                <w:szCs w:val="24"/>
              </w:rPr>
              <m:t>k|k−1</m:t>
            </m:r>
            <m:ctrlPr>
              <w:rPr>
                <w:rFonts w:hint="default" w:ascii="Cambria Math" w:hAnsi="Cambria Math" w:eastAsia="Consolas" w:cs="Times New Roman"/>
                <w:b/>
                <w:bCs/>
                <w:i w:val="0"/>
                <w:iCs w:val="0"/>
                <w:sz w:val="24"/>
                <w:szCs w:val="24"/>
              </w:rPr>
            </m:ctrlPr>
          </m:sub>
        </m:sSub>
      </m:oMath>
      <w:r>
        <w:rPr>
          <w:rFonts w:hint="default" w:ascii="Times New Roman" w:hAnsi="Times New Roman" w:cs="Times New Roman"/>
          <w:i w:val="0"/>
          <w:iCs w:val="0"/>
          <w:sz w:val="24"/>
          <w:szCs w:val="24"/>
          <w:lang w:val="en-US" w:eastAsia="zh-CN"/>
        </w:rPr>
        <w:t xml:space="preserve"> </w:t>
      </w:r>
      <w:r>
        <w:rPr>
          <w:rFonts w:hint="default" w:ascii="Times New Roman" w:hAnsi="Times New Roman" w:cs="Times New Roman" w:eastAsiaTheme="minorEastAsia"/>
          <w:i w:val="0"/>
          <w:iCs w:val="0"/>
          <w:sz w:val="24"/>
          <w:szCs w:val="24"/>
          <w:lang w:val="en-US" w:eastAsia="zh-CN"/>
        </w:rPr>
        <w:t>is the predicted error covariance:</w:t>
      </w:r>
    </w:p>
    <w:p w14:paraId="7A3015B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b/>
          <w:bCs/>
          <w:i w:val="0"/>
          <w:iCs w:val="0"/>
          <w:sz w:val="24"/>
          <w:lang w:val="en-US" w:eastAsia="zh-CN"/>
        </w:rPr>
      </w:pP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P</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k|k−1</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=F</m:t>
        </m:r>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P</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k−1|k−1</m:t>
            </m:r>
            <m:ctrlPr>
              <w:rPr>
                <w:rFonts w:hint="default" w:ascii="Cambria Math" w:hAnsi="Cambria Math" w:cs="Times New Roman" w:eastAsiaTheme="minorEastAsia"/>
                <w:b/>
                <w:bCs/>
                <w:i w:val="0"/>
                <w:iCs w:val="0"/>
                <w:sz w:val="24"/>
              </w:rPr>
            </m:ctrlPr>
          </m:sub>
        </m:sSub>
        <m:sSup>
          <m:sSupPr>
            <m:ctrlPr>
              <w:rPr>
                <w:rFonts w:hint="default" w:ascii="Cambria Math" w:hAnsi="Cambria Math" w:cs="Times New Roman" w:eastAsiaTheme="minorEastAsia"/>
                <w:b/>
                <w:bCs/>
                <w:i w:val="0"/>
                <w:iCs w:val="0"/>
                <w:sz w:val="24"/>
              </w:rPr>
            </m:ctrlPr>
          </m:sSupPr>
          <m:e>
            <m:r>
              <m:rPr>
                <m:nor/>
                <m:sty m:val="b"/>
              </m:rPr>
              <w:rPr>
                <w:rFonts w:hint="default" w:ascii="Times New Roman" w:hAnsi="Times New Roman" w:cs="Times New Roman" w:eastAsiaTheme="minorEastAsia"/>
                <w:b/>
                <w:bCs/>
                <w:i w:val="0"/>
                <w:iCs w:val="0"/>
                <w:sz w:val="24"/>
              </w:rPr>
              <m:t>F</m:t>
            </m:r>
            <m:ctrlPr>
              <w:rPr>
                <w:rFonts w:hint="default" w:ascii="Cambria Math" w:hAnsi="Cambria Math" w:cs="Times New Roman" w:eastAsiaTheme="minorEastAsia"/>
                <w:b/>
                <w:bCs/>
                <w:i w:val="0"/>
                <w:iCs w:val="0"/>
                <w:sz w:val="24"/>
              </w:rPr>
            </m:ctrlPr>
          </m:e>
          <m:sup>
            <m:r>
              <m:rPr>
                <m:nor/>
                <m:sty m:val="b"/>
              </m:rPr>
              <w:rPr>
                <w:rFonts w:hint="default" w:ascii="Times New Roman" w:hAnsi="Times New Roman" w:cs="Times New Roman" w:eastAsiaTheme="minorEastAsia"/>
                <w:b/>
                <w:bCs/>
                <w:i w:val="0"/>
                <w:iCs w:val="0"/>
                <w:sz w:val="24"/>
              </w:rPr>
              <m:t>T</m:t>
            </m:r>
            <m:ctrlPr>
              <w:rPr>
                <w:rFonts w:hint="default" w:ascii="Cambria Math" w:hAnsi="Cambria Math" w:cs="Times New Roman" w:eastAsiaTheme="minorEastAsia"/>
                <w:b/>
                <w:bCs/>
                <w:i w:val="0"/>
                <w:iCs w:val="0"/>
                <w:sz w:val="24"/>
              </w:rPr>
            </m:ctrlPr>
          </m:sup>
        </m:sSup>
        <m:r>
          <m:rPr>
            <m:nor/>
            <m:sty m:val="b"/>
          </m:rPr>
          <w:rPr>
            <w:rFonts w:hint="default" w:ascii="Times New Roman" w:hAnsi="Times New Roman" w:cs="Times New Roman" w:eastAsiaTheme="minorEastAsia"/>
            <w:b/>
            <w:bCs/>
            <w:i w:val="0"/>
            <w:iCs w:val="0"/>
            <w:sz w:val="24"/>
          </w:rPr>
          <m:t>+Q</m:t>
        </m:r>
      </m:oMath>
      <w:r>
        <w:rPr>
          <w:rFonts w:hint="default" w:ascii="Times New Roman" w:hAnsi="Times New Roman" w:cs="Times New Roman" w:eastAsiaTheme="minorEastAsia"/>
          <w:b/>
          <w:bCs/>
          <w:i w:val="0"/>
          <w:iCs w:val="0"/>
          <w:sz w:val="24"/>
          <w:lang w:val="en-US" w:eastAsia="zh-CN"/>
        </w:rPr>
        <w:t xml:space="preserve">  </w:t>
      </w:r>
      <w:r>
        <w:rPr>
          <w:rFonts w:hint="eastAsia" w:ascii="Times New Roman" w:hAnsi="Times New Roman" w:cs="Times New Roman" w:eastAsiaTheme="minorEastAsia"/>
          <w:b/>
          <w:bCs/>
          <w:i w:val="0"/>
          <w:iCs w:val="0"/>
          <w:sz w:val="24"/>
          <w:lang w:val="en-US" w:eastAsia="zh-CN"/>
        </w:rPr>
        <w:t xml:space="preserve">  </w:t>
      </w:r>
      <w:r>
        <w:rPr>
          <w:rFonts w:hint="default" w:ascii="Times New Roman" w:hAnsi="Times New Roman" w:cs="Times New Roman" w:eastAsiaTheme="minorEastAsia"/>
          <w:b/>
          <w:bCs/>
          <w:i w:val="0"/>
          <w:iCs w:val="0"/>
          <w:sz w:val="24"/>
          <w:lang w:val="en-US" w:eastAsia="zh-CN"/>
        </w:rPr>
        <w:t>(10)</w:t>
      </w:r>
    </w:p>
    <w:p w14:paraId="1315D2E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iCs w:val="0"/>
          <w:kern w:val="0"/>
          <w:sz w:val="24"/>
          <w:szCs w:val="24"/>
          <w:lang w:val="en-US" w:eastAsia="zh-CN" w:bidi="ar"/>
        </w:rPr>
      </w:pPr>
      <w:r>
        <w:rPr>
          <w:rFonts w:hint="default" w:ascii="Times New Roman" w:hAnsi="Times New Roman" w:cs="Times New Roman" w:eastAsiaTheme="minorEastAsia"/>
          <w:b w:val="0"/>
          <w:bCs w:val="0"/>
          <w:i w:val="0"/>
          <w:iCs w:val="0"/>
          <w:kern w:val="0"/>
          <w:sz w:val="24"/>
          <w:szCs w:val="24"/>
          <w:lang w:val="en-US" w:eastAsia="zh-CN" w:bidi="ar"/>
        </w:rPr>
        <w:t xml:space="preserve">The key innovation is the adaptive observation noise matrix </w:t>
      </w: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R</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oMath>
      <w:r>
        <w:rPr>
          <w:rFonts w:hint="default" w:ascii="Times New Roman" w:hAnsi="Times New Roman" w:cs="Times New Roman" w:eastAsiaTheme="minorEastAsia"/>
          <w:b/>
          <w:bCs/>
          <w:i w:val="0"/>
          <w:iCs w:val="0"/>
          <w:kern w:val="0"/>
          <w:sz w:val="24"/>
          <w:szCs w:val="24"/>
          <w:lang w:val="en-US" w:eastAsia="zh-CN" w:bidi="ar"/>
        </w:rPr>
        <w:t xml:space="preserve"> </w:t>
      </w:r>
      <w:r>
        <w:rPr>
          <w:rFonts w:hint="default" w:ascii="Times New Roman" w:hAnsi="Times New Roman" w:cs="Times New Roman" w:eastAsiaTheme="minorEastAsia"/>
          <w:b w:val="0"/>
          <w:bCs w:val="0"/>
          <w:i w:val="0"/>
          <w:iCs w:val="0"/>
          <w:kern w:val="0"/>
          <w:sz w:val="24"/>
          <w:szCs w:val="24"/>
          <w:lang w:val="en-US" w:eastAsia="zh-CN" w:bidi="ar"/>
        </w:rPr>
        <w:t>, which is dynamically adjusted according to the signal-to-noise ratio (SNR) o</w:t>
      </w:r>
      <w:r>
        <w:rPr>
          <w:rFonts w:hint="default" w:ascii="Times New Roman" w:hAnsi="Times New Roman" w:cs="Times New Roman" w:eastAsiaTheme="minorEastAsia"/>
          <w:i w:val="0"/>
          <w:iCs w:val="0"/>
          <w:kern w:val="0"/>
          <w:sz w:val="24"/>
          <w:szCs w:val="24"/>
          <w:lang w:val="en-US" w:eastAsia="zh-CN" w:bidi="ar"/>
        </w:rPr>
        <w:t>f each modality:</w:t>
      </w:r>
    </w:p>
    <w:p w14:paraId="04ADA51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b/>
          <w:bCs/>
          <w:i w:val="0"/>
          <w:iCs w:val="0"/>
          <w:sz w:val="24"/>
          <w:lang w:val="en-US" w:eastAsia="zh-CN"/>
        </w:rPr>
      </w:pPr>
      <m:oMath>
        <m:sSub>
          <m:sSubPr>
            <m:ctrlPr>
              <w:rPr>
                <w:rFonts w:hint="default" w:ascii="Cambria Math" w:hAnsi="Cambria Math" w:cs="Times New Roman" w:eastAsiaTheme="minorEastAsia"/>
                <w:b/>
                <w:bCs/>
                <w:i w:val="0"/>
                <w:iCs w:val="0"/>
                <w:sz w:val="24"/>
              </w:rPr>
            </m:ctrlPr>
          </m:sSubPr>
          <m:e>
            <m:r>
              <m:rPr>
                <m:nor/>
                <m:sty m:val="b"/>
              </m:rPr>
              <w:rPr>
                <w:rFonts w:hint="default" w:ascii="Times New Roman" w:hAnsi="Times New Roman" w:cs="Times New Roman" w:eastAsiaTheme="minorEastAsia"/>
                <w:b/>
                <w:bCs/>
                <w:i w:val="0"/>
                <w:iCs w:val="0"/>
                <w:sz w:val="24"/>
              </w:rPr>
              <m:t>R</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k</m:t>
            </m:r>
            <m:ctrlPr>
              <w:rPr>
                <w:rFonts w:hint="default" w:ascii="Cambria Math" w:hAnsi="Cambria Math" w:cs="Times New Roman" w:eastAsiaTheme="minorEastAsia"/>
                <w:b/>
                <w:bCs/>
                <w:i w:val="0"/>
                <w:iCs w:val="0"/>
                <w:sz w:val="24"/>
              </w:rPr>
            </m:ctrlPr>
          </m:sub>
        </m:sSub>
        <m:r>
          <m:rPr>
            <m:nor/>
            <m:sty m:val="b"/>
          </m:rPr>
          <w:rPr>
            <w:rFonts w:hint="default" w:ascii="Times New Roman" w:hAnsi="Times New Roman" w:cs="Times New Roman" w:eastAsiaTheme="minorEastAsia"/>
            <w:b/>
            <w:bCs/>
            <w:i w:val="0"/>
            <w:iCs w:val="0"/>
            <w:sz w:val="24"/>
          </w:rPr>
          <m:t>=diag(</m:t>
        </m:r>
        <m:sSubSup>
          <m:sSubSupPr>
            <m:ctrlPr>
              <w:rPr>
                <w:rFonts w:hint="default" w:ascii="Cambria Math" w:hAnsi="Cambria Math" w:cs="Times New Roman" w:eastAsiaTheme="minorEastAsia"/>
                <w:b/>
                <w:bCs/>
                <w:i w:val="0"/>
                <w:iCs w:val="0"/>
                <w:sz w:val="24"/>
              </w:rPr>
            </m:ctrlPr>
          </m:sSubSupPr>
          <m:e>
            <m:r>
              <m:rPr>
                <m:nor/>
                <m:sty m:val="b"/>
              </m:rPr>
              <w:rPr>
                <w:rFonts w:hint="default" w:ascii="Times New Roman" w:hAnsi="Times New Roman" w:cs="Times New Roman" w:eastAsiaTheme="minorEastAsia"/>
                <w:b/>
                <w:bCs/>
                <w:i w:val="0"/>
                <w:iCs w:val="0"/>
                <w:sz w:val="24"/>
              </w:rPr>
              <m:t>σ</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AE,k</m:t>
            </m:r>
            <m:ctrlPr>
              <w:rPr>
                <w:rFonts w:hint="default" w:ascii="Cambria Math" w:hAnsi="Cambria Math" w:cs="Times New Roman" w:eastAsiaTheme="minorEastAsia"/>
                <w:b/>
                <w:bCs/>
                <w:i w:val="0"/>
                <w:iCs w:val="0"/>
                <w:sz w:val="24"/>
              </w:rPr>
            </m:ctrlPr>
          </m:sub>
          <m:sup>
            <m:r>
              <m:rPr>
                <m:nor/>
                <m:sty m:val="b"/>
              </m:rPr>
              <w:rPr>
                <w:rFonts w:hint="default" w:ascii="Times New Roman" w:hAnsi="Times New Roman" w:cs="Times New Roman" w:eastAsiaTheme="minorEastAsia"/>
                <w:b/>
                <w:bCs/>
                <w:i w:val="0"/>
                <w:iCs w:val="0"/>
                <w:sz w:val="24"/>
              </w:rPr>
              <m:t>2</m:t>
            </m:r>
            <m:ctrlPr>
              <w:rPr>
                <w:rFonts w:hint="default" w:ascii="Cambria Math" w:hAnsi="Cambria Math" w:cs="Times New Roman" w:eastAsiaTheme="minorEastAsia"/>
                <w:b/>
                <w:bCs/>
                <w:i w:val="0"/>
                <w:iCs w:val="0"/>
                <w:sz w:val="24"/>
              </w:rPr>
            </m:ctrlPr>
          </m:sup>
        </m:sSubSup>
        <m:r>
          <m:rPr>
            <m:nor/>
            <m:sty m:val="b"/>
          </m:rPr>
          <w:rPr>
            <w:rFonts w:hint="default" w:ascii="Times New Roman" w:hAnsi="Times New Roman" w:cs="Times New Roman" w:eastAsiaTheme="minorEastAsia"/>
            <w:b/>
            <w:bCs/>
            <w:i w:val="0"/>
            <w:iCs w:val="0"/>
            <w:sz w:val="24"/>
          </w:rPr>
          <m:t>,</m:t>
        </m:r>
        <m:sSubSup>
          <m:sSubSupPr>
            <m:ctrlPr>
              <w:rPr>
                <w:rFonts w:hint="default" w:ascii="Cambria Math" w:hAnsi="Cambria Math" w:cs="Times New Roman" w:eastAsiaTheme="minorEastAsia"/>
                <w:b/>
                <w:bCs/>
                <w:i w:val="0"/>
                <w:iCs w:val="0"/>
                <w:sz w:val="24"/>
              </w:rPr>
            </m:ctrlPr>
          </m:sSubSupPr>
          <m:e>
            <m:r>
              <m:rPr>
                <m:nor/>
                <m:sty m:val="b"/>
              </m:rPr>
              <w:rPr>
                <w:rFonts w:hint="default" w:ascii="Times New Roman" w:hAnsi="Times New Roman" w:cs="Times New Roman" w:eastAsiaTheme="minorEastAsia"/>
                <w:b/>
                <w:bCs/>
                <w:i w:val="0"/>
                <w:iCs w:val="0"/>
                <w:sz w:val="24"/>
              </w:rPr>
              <m:t>σ</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LU,k</m:t>
            </m:r>
            <m:ctrlPr>
              <w:rPr>
                <w:rFonts w:hint="default" w:ascii="Cambria Math" w:hAnsi="Cambria Math" w:cs="Times New Roman" w:eastAsiaTheme="minorEastAsia"/>
                <w:b/>
                <w:bCs/>
                <w:i w:val="0"/>
                <w:iCs w:val="0"/>
                <w:sz w:val="24"/>
              </w:rPr>
            </m:ctrlPr>
          </m:sub>
          <m:sup>
            <m:r>
              <m:rPr>
                <m:nor/>
                <m:sty m:val="b"/>
              </m:rPr>
              <w:rPr>
                <w:rFonts w:hint="default" w:ascii="Times New Roman" w:hAnsi="Times New Roman" w:cs="Times New Roman" w:eastAsiaTheme="minorEastAsia"/>
                <w:b/>
                <w:bCs/>
                <w:i w:val="0"/>
                <w:iCs w:val="0"/>
                <w:sz w:val="24"/>
              </w:rPr>
              <m:t>2</m:t>
            </m:r>
            <m:ctrlPr>
              <w:rPr>
                <w:rFonts w:hint="default" w:ascii="Cambria Math" w:hAnsi="Cambria Math" w:cs="Times New Roman" w:eastAsiaTheme="minorEastAsia"/>
                <w:b/>
                <w:bCs/>
                <w:i w:val="0"/>
                <w:iCs w:val="0"/>
                <w:sz w:val="24"/>
              </w:rPr>
            </m:ctrlPr>
          </m:sup>
        </m:sSubSup>
        <m:r>
          <m:rPr>
            <m:nor/>
            <m:sty m:val="b"/>
          </m:rPr>
          <w:rPr>
            <w:rFonts w:hint="default" w:ascii="Times New Roman" w:hAnsi="Times New Roman" w:cs="Times New Roman" w:eastAsiaTheme="minorEastAsia"/>
            <w:b/>
            <w:bCs/>
            <w:i w:val="0"/>
            <w:iCs w:val="0"/>
            <w:sz w:val="24"/>
          </w:rPr>
          <m:t>,</m:t>
        </m:r>
        <m:sSubSup>
          <m:sSubSupPr>
            <m:ctrlPr>
              <w:rPr>
                <w:rFonts w:hint="default" w:ascii="Cambria Math" w:hAnsi="Cambria Math" w:cs="Times New Roman" w:eastAsiaTheme="minorEastAsia"/>
                <w:b/>
                <w:bCs/>
                <w:i w:val="0"/>
                <w:iCs w:val="0"/>
                <w:sz w:val="24"/>
              </w:rPr>
            </m:ctrlPr>
          </m:sSubSupPr>
          <m:e>
            <m:r>
              <m:rPr>
                <m:nor/>
                <m:sty m:val="b"/>
              </m:rPr>
              <w:rPr>
                <w:rFonts w:hint="default" w:ascii="Times New Roman" w:hAnsi="Times New Roman" w:cs="Times New Roman" w:eastAsiaTheme="minorEastAsia"/>
                <w:b/>
                <w:bCs/>
                <w:i w:val="0"/>
                <w:iCs w:val="0"/>
                <w:sz w:val="24"/>
              </w:rPr>
              <m:t>σ</m:t>
            </m:r>
            <m:ctrlPr>
              <w:rPr>
                <w:rFonts w:hint="default" w:ascii="Cambria Math" w:hAnsi="Cambria Math" w:cs="Times New Roman" w:eastAsiaTheme="minorEastAsia"/>
                <w:b/>
                <w:bCs/>
                <w:i w:val="0"/>
                <w:iCs w:val="0"/>
                <w:sz w:val="24"/>
              </w:rPr>
            </m:ctrlPr>
          </m:e>
          <m:sub>
            <m:r>
              <m:rPr>
                <m:nor/>
                <m:sty m:val="b"/>
              </m:rPr>
              <w:rPr>
                <w:rFonts w:hint="default" w:ascii="Times New Roman" w:hAnsi="Times New Roman" w:cs="Times New Roman" w:eastAsiaTheme="minorEastAsia"/>
                <w:b/>
                <w:bCs/>
                <w:i w:val="0"/>
                <w:iCs w:val="0"/>
                <w:sz w:val="24"/>
              </w:rPr>
              <m:t>PC,k</m:t>
            </m:r>
            <m:ctrlPr>
              <w:rPr>
                <w:rFonts w:hint="default" w:ascii="Cambria Math" w:hAnsi="Cambria Math" w:cs="Times New Roman" w:eastAsiaTheme="minorEastAsia"/>
                <w:b/>
                <w:bCs/>
                <w:i w:val="0"/>
                <w:iCs w:val="0"/>
                <w:sz w:val="24"/>
              </w:rPr>
            </m:ctrlPr>
          </m:sub>
          <m:sup>
            <m:r>
              <m:rPr>
                <m:nor/>
                <m:sty m:val="b"/>
              </m:rPr>
              <w:rPr>
                <w:rFonts w:hint="default" w:ascii="Times New Roman" w:hAnsi="Times New Roman" w:cs="Times New Roman" w:eastAsiaTheme="minorEastAsia"/>
                <w:b/>
                <w:bCs/>
                <w:i w:val="0"/>
                <w:iCs w:val="0"/>
                <w:sz w:val="24"/>
              </w:rPr>
              <m:t>2</m:t>
            </m:r>
            <m:ctrlPr>
              <w:rPr>
                <w:rFonts w:hint="default" w:ascii="Cambria Math" w:hAnsi="Cambria Math" w:cs="Times New Roman" w:eastAsiaTheme="minorEastAsia"/>
                <w:b/>
                <w:bCs/>
                <w:i w:val="0"/>
                <w:iCs w:val="0"/>
                <w:sz w:val="24"/>
              </w:rPr>
            </m:ctrlPr>
          </m:sup>
        </m:sSubSup>
        <m:r>
          <m:rPr>
            <m:nor/>
            <m:sty m:val="b"/>
          </m:rPr>
          <w:rPr>
            <w:rFonts w:hint="default" w:ascii="Times New Roman" w:hAnsi="Times New Roman" w:cs="Times New Roman" w:eastAsiaTheme="minorEastAsia"/>
            <w:b/>
            <w:bCs/>
            <w:i w:val="0"/>
            <w:iCs w:val="0"/>
            <w:sz w:val="24"/>
          </w:rPr>
          <m:t>)</m:t>
        </m:r>
      </m:oMath>
      <w:r>
        <w:rPr>
          <w:rFonts w:hint="default" w:ascii="Times New Roman" w:hAnsi="Times New Roman" w:cs="Times New Roman" w:eastAsiaTheme="minorEastAsia"/>
          <w:b/>
          <w:bCs/>
          <w:i w:val="0"/>
          <w:iCs w:val="0"/>
          <w:sz w:val="24"/>
          <w:lang w:val="en-US" w:eastAsia="zh-CN"/>
        </w:rPr>
        <w:t xml:space="preserve">   </w:t>
      </w:r>
      <w:r>
        <w:rPr>
          <w:rFonts w:hint="default" w:ascii="Times New Roman" w:hAnsi="Times New Roman" w:cs="Times New Roman" w:eastAsiaTheme="minorEastAsia"/>
          <w:i w:val="0"/>
          <w:iCs w:val="0"/>
          <w:sz w:val="24"/>
          <w:lang w:val="en-US" w:eastAsia="zh-CN"/>
        </w:rPr>
        <w:t xml:space="preserve"> </w:t>
      </w:r>
      <w:r>
        <w:rPr>
          <w:rFonts w:hint="default" w:ascii="Times New Roman" w:hAnsi="Times New Roman" w:cs="Times New Roman" w:eastAsiaTheme="minorEastAsia"/>
          <w:b/>
          <w:bCs/>
          <w:i w:val="0"/>
          <w:iCs w:val="0"/>
          <w:sz w:val="24"/>
          <w:lang w:val="en-US" w:eastAsia="zh-CN"/>
        </w:rPr>
        <w:t xml:space="preserve"> (11)</w:t>
      </w:r>
    </w:p>
    <w:p w14:paraId="11657C2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i w:val="0"/>
          <w:sz w:val="24"/>
          <w:lang w:val="en-US" w:eastAsia="zh-CN"/>
        </w:rPr>
      </w:pPr>
    </w:p>
    <w:p w14:paraId="1C64723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kern w:val="0"/>
          <w:sz w:val="24"/>
          <w:szCs w:val="24"/>
          <w:lang w:val="en-US" w:eastAsia="zh-CN" w:bidi="ar"/>
        </w:rPr>
      </w:pPr>
      <w:r>
        <w:rPr>
          <w:rFonts w:hint="default" w:ascii="Times New Roman" w:hAnsi="Times New Roman" w:cs="Times New Roman" w:eastAsiaTheme="minorEastAsia"/>
          <w:i w:val="0"/>
          <w:kern w:val="0"/>
          <w:sz w:val="24"/>
          <w:szCs w:val="24"/>
          <w:lang w:val="en-US" w:eastAsia="zh-CN" w:bidi="ar"/>
        </w:rPr>
        <w:t>The variance of each modality is updated as:</w:t>
      </w:r>
    </w:p>
    <w:p w14:paraId="7CEABD7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eastAsiaTheme="minorEastAsia"/>
          <w:i w:val="0"/>
          <w:sz w:val="24"/>
          <w:lang w:val="en-US" w:eastAsia="zh-CN"/>
        </w:rPr>
      </w:pPr>
      <m:oMath>
        <m:sSubSup>
          <m:sSubSupPr>
            <m:ctrlPr>
              <w:rPr>
                <w:rFonts w:hint="default" w:ascii="Cambria Math" w:hAnsi="Cambria Math" w:cs="Times New Roman" w:eastAsiaTheme="minorEastAsia"/>
                <w:b/>
                <w:bCs/>
                <w:sz w:val="24"/>
              </w:rPr>
            </m:ctrlPr>
          </m:sSubSupPr>
          <m:e>
            <m:r>
              <m:rPr>
                <m:nor/>
                <m:sty m:val="bi"/>
              </m:rPr>
              <w:rPr>
                <w:rFonts w:hint="default" w:ascii="Times New Roman" w:hAnsi="Times New Roman" w:cs="Times New Roman" w:eastAsiaTheme="minorEastAsia"/>
                <w:b/>
                <w:bCs/>
                <w:i/>
                <w:sz w:val="24"/>
              </w:rPr>
              <m:t>σ</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i</m:t>
            </m:r>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k</m:t>
            </m:r>
            <m:ctrlPr>
              <w:rPr>
                <w:rFonts w:hint="default" w:ascii="Cambria Math" w:hAnsi="Cambria Math" w:cs="Times New Roman" w:eastAsiaTheme="minorEastAsia"/>
                <w:b/>
                <w:bCs/>
                <w:sz w:val="24"/>
              </w:rPr>
            </m:ctrlPr>
          </m:sub>
          <m:sup>
            <m:r>
              <m:rPr>
                <m:nor/>
                <m:sty m:val="b"/>
              </m:rPr>
              <w:rPr>
                <w:rFonts w:hint="default" w:ascii="Times New Roman" w:hAnsi="Times New Roman" w:cs="Times New Roman" w:eastAsiaTheme="minorEastAsia"/>
                <w:b/>
                <w:bCs/>
                <w:i w:val="0"/>
                <w:sz w:val="24"/>
              </w:rPr>
              <m:t>2</m:t>
            </m:r>
            <m:ctrlPr>
              <w:rPr>
                <w:rFonts w:hint="default" w:ascii="Cambria Math" w:hAnsi="Cambria Math" w:cs="Times New Roman" w:eastAsiaTheme="minorEastAsia"/>
                <w:b/>
                <w:bCs/>
                <w:sz w:val="24"/>
              </w:rPr>
            </m:ctrlPr>
          </m:sup>
        </m:sSubSup>
        <m:r>
          <m:rPr>
            <m:nor/>
            <m:sty m:val="b"/>
          </m:rPr>
          <w:rPr>
            <w:rFonts w:hint="default" w:ascii="Times New Roman" w:hAnsi="Times New Roman" w:cs="Times New Roman" w:eastAsiaTheme="minorEastAsia"/>
            <w:b/>
            <w:bCs/>
            <w:i w:val="0"/>
            <w:sz w:val="24"/>
          </w:rPr>
          <m:t>=</m:t>
        </m:r>
        <m:sSubSup>
          <m:sSubSupPr>
            <m:ctrlPr>
              <w:rPr>
                <w:rFonts w:hint="default" w:ascii="Cambria Math" w:hAnsi="Cambria Math" w:cs="Times New Roman" w:eastAsiaTheme="minorEastAsia"/>
                <w:b/>
                <w:bCs/>
                <w:sz w:val="24"/>
              </w:rPr>
            </m:ctrlPr>
          </m:sSubSupPr>
          <m:e>
            <m:r>
              <m:rPr>
                <m:nor/>
                <m:sty m:val="bi"/>
              </m:rPr>
              <w:rPr>
                <w:rFonts w:hint="default" w:ascii="Times New Roman" w:hAnsi="Times New Roman" w:cs="Times New Roman" w:eastAsiaTheme="minorEastAsia"/>
                <w:b/>
                <w:bCs/>
                <w:i/>
                <w:sz w:val="24"/>
              </w:rPr>
              <m:t>σ</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i</m:t>
            </m:r>
            <m:r>
              <m:rPr>
                <m:nor/>
                <m:sty m:val="b"/>
              </m:rPr>
              <w:rPr>
                <w:rFonts w:hint="default" w:ascii="Times New Roman" w:hAnsi="Times New Roman" w:cs="Times New Roman" w:eastAsiaTheme="minorEastAsia"/>
                <w:b/>
                <w:bCs/>
                <w:i w:val="0"/>
                <w:sz w:val="24"/>
              </w:rPr>
              <m:t>,0</m:t>
            </m:r>
            <m:ctrlPr>
              <w:rPr>
                <w:rFonts w:hint="default" w:ascii="Cambria Math" w:hAnsi="Cambria Math" w:cs="Times New Roman" w:eastAsiaTheme="minorEastAsia"/>
                <w:b/>
                <w:bCs/>
                <w:sz w:val="24"/>
              </w:rPr>
            </m:ctrlPr>
          </m:sub>
          <m:sup>
            <m:r>
              <m:rPr>
                <m:nor/>
                <m:sty m:val="b"/>
              </m:rPr>
              <w:rPr>
                <w:rFonts w:hint="default" w:ascii="Times New Roman" w:hAnsi="Times New Roman" w:cs="Times New Roman" w:eastAsiaTheme="minorEastAsia"/>
                <w:b/>
                <w:bCs/>
                <w:i w:val="0"/>
                <w:sz w:val="24"/>
              </w:rPr>
              <m:t>2</m:t>
            </m:r>
            <m:ctrlPr>
              <w:rPr>
                <w:rFonts w:hint="default" w:ascii="Cambria Math" w:hAnsi="Cambria Math" w:cs="Times New Roman" w:eastAsiaTheme="minorEastAsia"/>
                <w:b/>
                <w:bCs/>
                <w:sz w:val="24"/>
              </w:rPr>
            </m:ctrlPr>
          </m:sup>
        </m:sSubSup>
        <m:r>
          <m:rPr>
            <m:nor/>
            <m:sty m:val="b"/>
          </m:rPr>
          <w:rPr>
            <w:rFonts w:hint="default" w:ascii="Times New Roman" w:hAnsi="Times New Roman" w:cs="Times New Roman" w:eastAsiaTheme="minorEastAsia"/>
            <w:b/>
            <w:bCs/>
            <w:i w:val="0"/>
            <w:sz w:val="24"/>
          </w:rPr>
          <m:t>⋅</m:t>
        </m:r>
        <m:f>
          <m:fPr>
            <m:ctrlPr>
              <w:rPr>
                <w:rFonts w:hint="default" w:ascii="Cambria Math" w:hAnsi="Cambria Math" w:cs="Times New Roman" w:eastAsiaTheme="minorEastAsia"/>
                <w:b/>
                <w:bCs/>
                <w:sz w:val="24"/>
              </w:rPr>
            </m:ctrlPr>
          </m:fPr>
          <m:num>
            <m:r>
              <m:rPr>
                <m:nor/>
                <m:sty m:val="b"/>
              </m:rPr>
              <w:rPr>
                <w:rFonts w:hint="default" w:ascii="Times New Roman" w:hAnsi="Times New Roman" w:cs="Times New Roman" w:eastAsiaTheme="minorEastAsia"/>
                <w:b/>
                <w:bCs/>
                <w:i w:val="0"/>
                <w:sz w:val="24"/>
              </w:rPr>
              <m:t>1</m:t>
            </m:r>
            <m:ctrlPr>
              <w:rPr>
                <w:rFonts w:hint="default" w:ascii="Cambria Math" w:hAnsi="Cambria Math" w:cs="Times New Roman" w:eastAsiaTheme="minorEastAsia"/>
                <w:b/>
                <w:bCs/>
                <w:sz w:val="24"/>
              </w:rPr>
            </m:ctrlPr>
          </m:num>
          <m:den>
            <m:sSub>
              <m:sSubPr>
                <m:ctrlPr>
                  <w:rPr>
                    <w:rFonts w:hint="default" w:ascii="Cambria Math" w:hAnsi="Cambria Math" w:cs="Times New Roman" w:eastAsiaTheme="minorEastAsia"/>
                    <w:b/>
                    <w:bCs/>
                    <w:sz w:val="24"/>
                  </w:rPr>
                </m:ctrlPr>
              </m:sSubPr>
              <m:e>
                <m:r>
                  <m:rPr>
                    <m:nor/>
                    <m:sty m:val="bi"/>
                  </m:rPr>
                  <w:rPr>
                    <w:rFonts w:hint="default" w:ascii="Times New Roman" w:hAnsi="Times New Roman" w:cs="Times New Roman" w:eastAsiaTheme="minorEastAsia"/>
                    <w:b/>
                    <w:bCs/>
                    <w:i/>
                    <w:sz w:val="24"/>
                  </w:rPr>
                  <m:t>SNR</m:t>
                </m:r>
                <m:ctrlPr>
                  <w:rPr>
                    <w:rFonts w:hint="default" w:ascii="Cambria Math" w:hAnsi="Cambria Math" w:cs="Times New Roman" w:eastAsiaTheme="minorEastAsia"/>
                    <w:b/>
                    <w:bCs/>
                    <w:sz w:val="24"/>
                  </w:rPr>
                </m:ctrlPr>
              </m:e>
              <m:sub>
                <m:r>
                  <m:rPr>
                    <m:nor/>
                    <m:sty m:val="bi"/>
                  </m:rPr>
                  <w:rPr>
                    <w:rFonts w:hint="default" w:ascii="Times New Roman" w:hAnsi="Times New Roman" w:cs="Times New Roman" w:eastAsiaTheme="minorEastAsia"/>
                    <w:b/>
                    <w:bCs/>
                    <w:i/>
                    <w:sz w:val="24"/>
                  </w:rPr>
                  <m:t>i</m:t>
                </m:r>
                <m:r>
                  <m:rPr>
                    <m:nor/>
                    <m:sty m:val="b"/>
                  </m:rPr>
                  <w:rPr>
                    <w:rFonts w:hint="default" w:ascii="Times New Roman" w:hAnsi="Times New Roman" w:cs="Times New Roman" w:eastAsiaTheme="minorEastAsia"/>
                    <w:b/>
                    <w:bCs/>
                    <w:i w:val="0"/>
                    <w:sz w:val="24"/>
                  </w:rPr>
                  <m:t>,</m:t>
                </m:r>
                <m:r>
                  <m:rPr>
                    <m:nor/>
                    <m:sty m:val="bi"/>
                  </m:rPr>
                  <w:rPr>
                    <w:rFonts w:hint="default" w:ascii="Times New Roman" w:hAnsi="Times New Roman" w:cs="Times New Roman" w:eastAsiaTheme="minorEastAsia"/>
                    <w:b/>
                    <w:bCs/>
                    <w:i/>
                    <w:sz w:val="24"/>
                  </w:rPr>
                  <m:t>k</m:t>
                </m:r>
                <m:ctrlPr>
                  <w:rPr>
                    <w:rFonts w:hint="default" w:ascii="Cambria Math" w:hAnsi="Cambria Math" w:cs="Times New Roman" w:eastAsiaTheme="minorEastAsia"/>
                    <w:b/>
                    <w:bCs/>
                    <w:sz w:val="24"/>
                  </w:rPr>
                </m:ctrlPr>
              </m:sub>
            </m:sSub>
            <m:ctrlPr>
              <w:rPr>
                <w:rFonts w:hint="default" w:ascii="Cambria Math" w:hAnsi="Cambria Math" w:cs="Times New Roman" w:eastAsiaTheme="minorEastAsia"/>
                <w:b/>
                <w:bCs/>
                <w:sz w:val="24"/>
              </w:rPr>
            </m:ctrlPr>
          </m:den>
        </m:f>
      </m:oMath>
      <w:r>
        <w:rPr>
          <w:rFonts w:hint="default" w:ascii="Times New Roman" w:hAnsi="Times New Roman" w:cs="Times New Roman" w:eastAsiaTheme="minorEastAsia"/>
          <w:b/>
          <w:bCs/>
          <w:i w:val="0"/>
          <w:sz w:val="24"/>
          <w:lang w:val="en-US" w:eastAsia="zh-CN"/>
        </w:rPr>
        <w:t xml:space="preserve">   (12)</w:t>
      </w:r>
    </w:p>
    <w:p w14:paraId="04A49DB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leftChars="0" w:right="0" w:firstLine="0"/>
        <w:jc w:val="left"/>
        <w:rPr>
          <w:ins w:id="0" w:author="." w:date="2026-10-01T18:18:04Z"/>
          <w:rFonts w:hint="default" w:ascii="Times New Roman" w:hAnsi="Times New Roman" w:cs="Times New Roman" w:eastAsiaTheme="minorEastAsia"/>
          <w:i w:val="0"/>
          <w:kern w:val="0"/>
          <w:sz w:val="24"/>
          <w:szCs w:val="24"/>
          <w:lang w:val="en-US" w:eastAsia="zh-CN" w:bidi="ar"/>
        </w:rPr>
      </w:pPr>
      <w:r>
        <w:rPr>
          <w:rFonts w:hint="eastAsia" w:ascii="Times New Roman" w:hAnsi="Times New Roman" w:cs="Times New Roman" w:eastAsiaTheme="minorEastAsia"/>
          <w:i w:val="0"/>
          <w:sz w:val="24"/>
          <w:szCs w:val="24"/>
          <w:lang w:val="en-US" w:eastAsia="zh-CN"/>
        </w:rPr>
        <w:t>w</w:t>
      </w:r>
      <w:r>
        <w:rPr>
          <w:rFonts w:hint="default" w:ascii="Times New Roman" w:hAnsi="Times New Roman" w:cs="Times New Roman" w:eastAsiaTheme="minorEastAsia"/>
          <w:i w:val="0"/>
          <w:sz w:val="24"/>
          <w:szCs w:val="24"/>
          <w:lang w:val="en-US" w:eastAsia="zh-CN"/>
        </w:rPr>
        <w:t xml:space="preserve">here </w:t>
      </w:r>
      <m:oMath>
        <m:sSubSup>
          <m:sSubSupPr>
            <m:ctrlPr>
              <w:rPr>
                <w:rFonts w:hint="default" w:ascii="Cambria Math" w:hAnsi="Cambria Math" w:cs="Times New Roman" w:eastAsiaTheme="minorEastAsia"/>
                <w:sz w:val="24"/>
                <w:szCs w:val="24"/>
              </w:rPr>
            </m:ctrlPr>
          </m:sSubSupPr>
          <m:e>
            <m:r>
              <m:rPr>
                <m:nor/>
              </m:rPr>
              <w:rPr>
                <w:rFonts w:hint="default" w:ascii="Times New Roman" w:hAnsi="Times New Roman" w:cs="Times New Roman" w:eastAsiaTheme="minorEastAsia"/>
                <w:i/>
                <w:sz w:val="24"/>
                <w:szCs w:val="24"/>
              </w:rPr>
              <m:t>σ</m:t>
            </m:r>
            <m:ctrlPr>
              <w:rPr>
                <w:rFonts w:hint="default" w:ascii="Cambria Math" w:hAnsi="Cambria Math" w:cs="Times New Roman" w:eastAsiaTheme="minorEastAsia"/>
                <w:sz w:val="24"/>
                <w:szCs w:val="24"/>
              </w:rPr>
            </m:ctrlPr>
          </m:e>
          <m:sub>
            <m:r>
              <m:rPr>
                <m:nor/>
              </m:rPr>
              <w:rPr>
                <w:rFonts w:hint="default" w:ascii="Times New Roman" w:hAnsi="Times New Roman" w:cs="Times New Roman" w:eastAsiaTheme="minorEastAsia"/>
                <w:i/>
                <w:sz w:val="24"/>
                <w:szCs w:val="24"/>
              </w:rPr>
              <m:t>i</m:t>
            </m:r>
            <m:r>
              <m:rPr>
                <m:nor/>
                <m:sty m:val="p"/>
              </m:rPr>
              <w:rPr>
                <w:rFonts w:hint="default" w:ascii="Times New Roman" w:hAnsi="Times New Roman" w:cs="Times New Roman" w:eastAsiaTheme="minorEastAsia"/>
                <w:b w:val="0"/>
                <w:i w:val="0"/>
                <w:sz w:val="24"/>
                <w:szCs w:val="24"/>
              </w:rPr>
              <m:t>,0</m:t>
            </m:r>
            <m:ctrlPr>
              <w:rPr>
                <w:rFonts w:hint="default" w:ascii="Cambria Math" w:hAnsi="Cambria Math" w:cs="Times New Roman" w:eastAsiaTheme="minorEastAsia"/>
                <w:sz w:val="24"/>
                <w:szCs w:val="24"/>
              </w:rPr>
            </m:ctrlPr>
          </m:sub>
          <m:sup>
            <m:r>
              <m:rPr>
                <m:nor/>
                <m:sty m:val="p"/>
              </m:rPr>
              <w:rPr>
                <w:rFonts w:hint="default" w:ascii="Times New Roman" w:hAnsi="Times New Roman" w:cs="Times New Roman" w:eastAsiaTheme="minorEastAsia"/>
                <w:b w:val="0"/>
                <w:i w:val="0"/>
                <w:sz w:val="24"/>
                <w:szCs w:val="24"/>
              </w:rPr>
              <m:t>2</m:t>
            </m:r>
            <m:ctrlPr>
              <w:rPr>
                <w:rFonts w:hint="default" w:ascii="Cambria Math" w:hAnsi="Cambria Math" w:cs="Times New Roman" w:eastAsiaTheme="minorEastAsia"/>
                <w:sz w:val="24"/>
                <w:szCs w:val="24"/>
              </w:rPr>
            </m:ctrlPr>
          </m:sup>
        </m:sSubSup>
      </m:oMath>
      <w:r>
        <w:rPr>
          <w:rFonts w:hint="default" w:ascii="Times New Roman" w:hAnsi="Times New Roman" w:cs="Times New Roman" w:eastAsiaTheme="minorEastAsia"/>
          <w:i w:val="0"/>
          <w:kern w:val="0"/>
          <w:sz w:val="24"/>
          <w:szCs w:val="24"/>
          <w:lang w:val="en-US" w:eastAsia="zh-CN" w:bidi="ar"/>
        </w:rPr>
        <w:t xml:space="preserve">​is the baseline variance and </w:t>
      </w:r>
      <m:oMath>
        <m:sSub>
          <m:sSubPr>
            <m:ctrlPr>
              <w:rPr>
                <w:rFonts w:hint="default" w:ascii="Cambria Math" w:hAnsi="Cambria Math" w:eastAsia="Consolas" w:cs="Times New Roman"/>
                <w:sz w:val="24"/>
                <w:szCs w:val="24"/>
              </w:rPr>
            </m:ctrlPr>
          </m:sSubPr>
          <m:e>
            <m:r>
              <m:rPr>
                <m:nor/>
              </m:rPr>
              <w:rPr>
                <w:rFonts w:hint="default" w:ascii="Times New Roman" w:hAnsi="Times New Roman" w:eastAsia="Consolas" w:cs="Times New Roman"/>
                <w:i/>
                <w:sz w:val="24"/>
                <w:szCs w:val="24"/>
              </w:rPr>
              <m:t>SNR</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k</m:t>
            </m:r>
            <m:ctrlPr>
              <w:rPr>
                <w:rFonts w:hint="default" w:ascii="Cambria Math" w:hAnsi="Cambria Math" w:eastAsia="Consolas" w:cs="Times New Roman"/>
                <w:sz w:val="24"/>
                <w:szCs w:val="24"/>
              </w:rPr>
            </m:ctrlPr>
          </m:sub>
        </m:sSub>
      </m:oMath>
      <w:r>
        <w:rPr>
          <w:rFonts w:hint="default" w:ascii="Times New Roman" w:hAnsi="Times New Roman" w:cs="Times New Roman"/>
          <w:i w:val="0"/>
          <w:sz w:val="24"/>
          <w:szCs w:val="24"/>
          <w:lang w:val="en-US" w:eastAsia="zh-CN"/>
        </w:rPr>
        <w:t xml:space="preserve"> </w:t>
      </w:r>
      <w:r>
        <w:rPr>
          <w:rFonts w:hint="default" w:ascii="Times New Roman" w:hAnsi="Times New Roman" w:cs="Times New Roman" w:eastAsiaTheme="minorEastAsia"/>
          <w:i w:val="0"/>
          <w:kern w:val="0"/>
          <w:sz w:val="24"/>
          <w:szCs w:val="24"/>
          <w:lang w:val="en-US" w:eastAsia="zh-CN" w:bidi="ar"/>
        </w:rPr>
        <w:t xml:space="preserve">is the estimated SNR. </w:t>
      </w:r>
      <w:r>
        <w:rPr>
          <w:rFonts w:hint="eastAsia" w:ascii="Times New Roman" w:hAnsi="Times New Roman" w:cs="Times New Roman" w:eastAsiaTheme="minorEastAsia"/>
          <w:i w:val="0"/>
          <w:kern w:val="0"/>
          <w:sz w:val="24"/>
          <w:szCs w:val="24"/>
          <w:lang w:val="en-US" w:eastAsia="zh-CN" w:bidi="ar"/>
        </w:rPr>
        <w:t>W</w:t>
      </w:r>
      <w:r>
        <w:rPr>
          <w:rFonts w:hint="default" w:ascii="Times New Roman" w:hAnsi="Times New Roman" w:cs="Times New Roman" w:eastAsiaTheme="minorEastAsia"/>
          <w:i w:val="0"/>
          <w:kern w:val="0"/>
          <w:sz w:val="24"/>
          <w:szCs w:val="24"/>
          <w:lang w:val="en-US" w:eastAsia="zh-CN" w:bidi="ar"/>
        </w:rPr>
        <w:t>hen laser ultrasound has a high SNR, its variance decreases, giving it a higher weight in the update. When spatter occlusion is detected, the optical modality receives a lower weight.</w:t>
      </w:r>
    </w:p>
    <w:p w14:paraId="39637CF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color w:val="auto"/>
          <w:kern w:val="0"/>
          <w:sz w:val="24"/>
          <w:szCs w:val="24"/>
          <w:lang w:val="en-US" w:eastAsia="zh-CN" w:bidi="ar"/>
        </w:rPr>
      </w:pPr>
    </w:p>
    <w:p w14:paraId="4AE0F473">
      <w:pPr>
        <w:pStyle w:val="3"/>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b/>
          <w:bCs/>
          <w:i w:val="0"/>
          <w:color w:val="auto"/>
          <w:sz w:val="28"/>
          <w:szCs w:val="28"/>
          <w:lang w:val="en-US" w:eastAsia="zh-CN"/>
        </w:rPr>
        <w:pPrChange w:id="1" w:author="." w:date="2026-10-01T18:20:24Z">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leftChars="0" w:right="0" w:firstLine="0"/>
            <w:jc w:val="both"/>
          </w:pPr>
        </w:pPrChange>
      </w:pPr>
      <w:r>
        <w:rPr>
          <w:rFonts w:hint="default" w:ascii="Times New Roman" w:hAnsi="Times New Roman" w:cs="Times New Roman" w:eastAsiaTheme="minorEastAsia"/>
          <w:b/>
          <w:bCs/>
          <w:i w:val="0"/>
          <w:color w:val="auto"/>
          <w:sz w:val="28"/>
          <w:szCs w:val="28"/>
          <w:lang w:val="en-US" w:eastAsia="zh-CN"/>
        </w:rPr>
        <w:t>4. Self-Learning and Offline Edge Intelligence</w:t>
      </w:r>
    </w:p>
    <w:p w14:paraId="7969202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i w:val="0"/>
          <w:color w:val="000000" w:themeColor="text1"/>
          <w:sz w:val="24"/>
          <w:szCs w:val="24"/>
          <w:u w:val="none"/>
          <w:lang w:val="en-US" w:eastAsia="zh-CN"/>
          <w14:textFill>
            <w14:solidFill>
              <w14:schemeClr w14:val="tx1"/>
            </w14:solidFill>
          </w14:textFill>
        </w:rPr>
      </w:pPr>
      <w:r>
        <w:rPr>
          <w:rFonts w:hint="default" w:ascii="Times New Roman" w:hAnsi="Times New Roman" w:cs="Times New Roman" w:eastAsiaTheme="minorEastAsia"/>
          <w:i w:val="0"/>
          <w:color w:val="000000" w:themeColor="text1"/>
          <w:sz w:val="24"/>
          <w:szCs w:val="24"/>
          <w:u w:val="none"/>
          <w:lang w:val="en-US" w:eastAsia="zh-CN"/>
          <w14:textFill>
            <w14:solidFill>
              <w14:schemeClr w14:val="tx1"/>
            </w14:solidFill>
          </w14:textFill>
        </w:rPr>
        <w:t>This section presents the self-learning enhancement module and the offline edge intelligence framework that together provide strong-noise robustness and millisecond-level diagnosis without cloud dependency. Figure 2 illustrates the overall workflow.</w:t>
      </w:r>
    </w:p>
    <w:p w14:paraId="159E1F7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hAnsi="Cambria Math" w:cs="Times New Roman" w:eastAsiaTheme="minorEastAsia"/>
          <w:b w:val="0"/>
          <w:bCs w:val="0"/>
          <w:i w:val="0"/>
          <w:kern w:val="0"/>
          <w:sz w:val="24"/>
          <w:szCs w:val="24"/>
          <w:lang w:val="en-US" w:eastAsia="zh-CN" w:bidi="ar"/>
        </w:rPr>
      </w:pPr>
    </w:p>
    <w:p w14:paraId="361E539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ascii="Times New Roman" w:hAnsi="Times New Roman" w:cs="Times New Roman" w:eastAsiaTheme="minorEastAsia"/>
          <w:b/>
          <w:bCs/>
          <w:i w:val="0"/>
          <w:color w:val="000000" w:themeColor="text1"/>
          <w:sz w:val="28"/>
          <w:szCs w:val="28"/>
          <w:lang w:val="en-US" w:eastAsia="zh-CN"/>
          <w14:textFill>
            <w14:solidFill>
              <w14:schemeClr w14:val="tx1"/>
            </w14:solidFill>
          </w14:textFill>
        </w:rPr>
      </w:pPr>
      <w:r>
        <w:rPr>
          <w:rFonts w:hint="default" w:ascii="Times New Roman" w:hAnsi="Times New Roman" w:cs="Times New Roman" w:eastAsiaTheme="minorEastAsia"/>
          <w:b/>
          <w:bCs/>
          <w:i w:val="0"/>
          <w:color w:val="000000" w:themeColor="text1"/>
          <w:sz w:val="28"/>
          <w:szCs w:val="28"/>
          <w:lang w:val="en-US" w:eastAsia="zh-CN"/>
          <w14:textFill>
            <w14:solidFill>
              <w14:schemeClr w14:val="tx1"/>
            </w14:solidFill>
          </w14:textFill>
        </w:rPr>
        <w:t>4.1 Self-Supervised Feature Extraction</w:t>
      </w:r>
    </w:p>
    <w:p w14:paraId="1232AC0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ins w:id="2" w:author="." w:date="2026-10-01T18:26:26Z"/>
          <w:rFonts w:hint="default" w:ascii="Times New Roman" w:hAnsi="Times New Roman" w:cs="Times New Roman" w:eastAsiaTheme="minorEastAsia"/>
          <w:b w:val="0"/>
          <w:bCs w:val="0"/>
          <w:i w:val="0"/>
          <w:color w:val="000000" w:themeColor="text1"/>
          <w:sz w:val="24"/>
          <w:szCs w:val="24"/>
          <w:lang w:val="en-US" w:eastAsia="zh-CN"/>
          <w14:textFill>
            <w14:solidFill>
              <w14:schemeClr w14:val="tx1"/>
            </w14:solidFill>
          </w14:textFill>
        </w:rPr>
      </w:pPr>
      <w:r>
        <w:rPr>
          <w:rFonts w:hint="default" w:ascii="Times New Roman" w:hAnsi="Times New Roman" w:cs="Times New Roman" w:eastAsiaTheme="minorEastAsia"/>
          <w:b w:val="0"/>
          <w:bCs w:val="0"/>
          <w:i w:val="0"/>
          <w:color w:val="000000" w:themeColor="text1"/>
          <w:sz w:val="24"/>
          <w:szCs w:val="24"/>
          <w:lang w:val="en-US" w:eastAsia="zh-CN"/>
          <w14:textFill>
            <w14:solidFill>
              <w14:schemeClr w14:val="tx1"/>
            </w14:solidFill>
          </w14:textFill>
        </w:rPr>
        <w:t>Manual annotation of layer-wise monitoring data is prohibitively expensive in LPBF/DED. To address this, a self-supervised feature extractor is designed based on a temporal convolutional network (TCN) and contrastive learning</w:t>
      </w:r>
    </w:p>
    <w:p w14:paraId="2253A5A2">
      <w:pPr>
        <w:numPr>
          <w:ilvl w:val="0"/>
          <w:numId w:val="0"/>
        </w:numPr>
        <w:spacing w:line="360" w:lineRule="auto"/>
        <w:ind w:leftChars="0"/>
        <w:jc w:val="both"/>
        <w:rPr>
          <w:rFonts w:hint="default" w:ascii="Times New Roman" w:hAnsi="Times New Roman" w:cs="Times New Roman" w:eastAsiaTheme="minorEastAsia"/>
          <w:b w:val="0"/>
          <w:bCs/>
          <w:i w:val="0"/>
          <w:kern w:val="2"/>
          <w:sz w:val="24"/>
          <w:szCs w:val="24"/>
          <w:lang w:val="en-US" w:eastAsia="zh-CN" w:bidi="ar-SA"/>
        </w:rPr>
      </w:pPr>
    </w:p>
    <w:p w14:paraId="0972AB2B">
      <w:pPr>
        <w:numPr>
          <w:ilvl w:val="0"/>
          <w:numId w:val="0"/>
        </w:numPr>
        <w:spacing w:line="360" w:lineRule="auto"/>
        <w:ind w:leftChars="0"/>
        <w:jc w:val="both"/>
        <w:rPr>
          <w:rFonts w:hint="default" w:ascii="Times New Roman" w:hAnsi="Times New Roman" w:eastAsia="宋体" w:cs="Times New Roman"/>
          <w:i w:val="0"/>
          <w:sz w:val="24"/>
          <w:szCs w:val="24"/>
          <w:lang w:val="en-US" w:eastAsia="zh-CN"/>
        </w:rPr>
      </w:pPr>
      <w:r>
        <w:rPr>
          <w:rFonts w:hint="default" w:ascii="Times New Roman" w:hAnsi="Times New Roman" w:cs="Times New Roman"/>
          <w:b w:val="0"/>
          <w:bCs/>
          <w:i w:val="0"/>
          <w:sz w:val="24"/>
          <w:szCs w:val="24"/>
          <w:lang w:val="en-US" w:eastAsia="zh-CN"/>
        </w:rPr>
        <w:t xml:space="preserve">Let a batch of acoustic or image sequences be </w:t>
      </w:r>
      <m:oMath>
        <m:r>
          <m:rPr>
            <m:nor/>
            <m:sty m:val="b"/>
          </m:rPr>
          <w:rPr>
            <w:rFonts w:hint="default" w:ascii="Times New Roman" w:hAnsi="Times New Roman" w:eastAsia="Consolas" w:cs="Times New Roman"/>
            <w:b/>
            <w:bCs w:val="0"/>
            <w:i w:val="0"/>
            <w:sz w:val="24"/>
            <w:szCs w:val="24"/>
          </w:rPr>
          <m:t>{</m:t>
        </m:r>
        <m:sSub>
          <m:sSubPr>
            <m:ctrlPr>
              <w:rPr>
                <w:rFonts w:hint="default" w:ascii="Cambria Math" w:hAnsi="Cambria Math" w:eastAsia="Consolas" w:cs="Times New Roman"/>
                <w:b/>
                <w:bCs w:val="0"/>
                <w:sz w:val="24"/>
                <w:szCs w:val="24"/>
              </w:rPr>
            </m:ctrlPr>
          </m:sSubPr>
          <m:e>
            <m:r>
              <m:rPr>
                <m:nor/>
                <m:sty m:val="b"/>
              </m:rPr>
              <w:rPr>
                <w:rFonts w:hint="default" w:ascii="Times New Roman" w:hAnsi="Times New Roman" w:eastAsia="Consolas" w:cs="Times New Roman"/>
                <w:b/>
                <w:bCs w:val="0"/>
                <w:sz w:val="24"/>
                <w:szCs w:val="24"/>
              </w:rPr>
              <m:t>u</m:t>
            </m:r>
            <m:ctrlPr>
              <w:rPr>
                <w:rFonts w:hint="default" w:ascii="Cambria Math" w:hAnsi="Cambria Math" w:eastAsia="Consolas" w:cs="Times New Roman"/>
                <w:b/>
                <w:bCs w:val="0"/>
                <w:sz w:val="24"/>
                <w:szCs w:val="24"/>
              </w:rPr>
            </m:ctrlPr>
          </m:e>
          <m:sub>
            <m:r>
              <m:rPr>
                <m:nor/>
                <m:sty m:val="bi"/>
              </m:rPr>
              <w:rPr>
                <w:rFonts w:hint="default" w:ascii="Times New Roman" w:hAnsi="Times New Roman" w:eastAsia="Consolas" w:cs="Times New Roman"/>
                <w:b/>
                <w:bCs w:val="0"/>
                <w:i/>
                <w:sz w:val="24"/>
                <w:szCs w:val="24"/>
              </w:rPr>
              <m:t>i</m:t>
            </m:r>
            <m:ctrlPr>
              <w:rPr>
                <w:rFonts w:hint="default" w:ascii="Cambria Math" w:hAnsi="Cambria Math" w:eastAsia="Consolas" w:cs="Times New Roman"/>
                <w:b/>
                <w:bCs w:val="0"/>
                <w:sz w:val="24"/>
                <w:szCs w:val="24"/>
              </w:rPr>
            </m:ctrlPr>
          </m:sub>
        </m:sSub>
        <m:sSubSup>
          <m:sSubSupPr>
            <m:ctrlPr>
              <w:rPr>
                <w:rFonts w:hint="default" w:ascii="Cambria Math" w:hAnsi="Cambria Math" w:eastAsia="Consolas" w:cs="Times New Roman"/>
                <w:b/>
                <w:bCs w:val="0"/>
                <w:sz w:val="24"/>
                <w:szCs w:val="24"/>
              </w:rPr>
            </m:ctrlPr>
          </m:sSubSupPr>
          <m:e>
            <m:r>
              <m:rPr>
                <m:nor/>
                <m:sty m:val="b"/>
              </m:rPr>
              <w:rPr>
                <w:rFonts w:hint="default" w:ascii="Times New Roman" w:hAnsi="Times New Roman" w:eastAsia="Consolas" w:cs="Times New Roman"/>
                <w:b/>
                <w:bCs w:val="0"/>
                <w:i w:val="0"/>
                <w:sz w:val="24"/>
                <w:szCs w:val="24"/>
              </w:rPr>
              <m:t>}</m:t>
            </m:r>
            <m:ctrlPr>
              <w:rPr>
                <w:rFonts w:hint="default" w:ascii="Cambria Math" w:hAnsi="Cambria Math" w:eastAsia="Consolas" w:cs="Times New Roman"/>
                <w:b/>
                <w:bCs w:val="0"/>
                <w:sz w:val="24"/>
                <w:szCs w:val="24"/>
              </w:rPr>
            </m:ctrlPr>
          </m:e>
          <m:sub>
            <m:r>
              <m:rPr>
                <m:nor/>
                <m:sty m:val="bi"/>
              </m:rPr>
              <w:rPr>
                <w:rFonts w:hint="default" w:ascii="Times New Roman" w:hAnsi="Times New Roman" w:eastAsia="Consolas" w:cs="Times New Roman"/>
                <w:b/>
                <w:bCs w:val="0"/>
                <w:i/>
                <w:sz w:val="24"/>
                <w:szCs w:val="24"/>
              </w:rPr>
              <m:t>i</m:t>
            </m:r>
            <m:r>
              <m:rPr>
                <m:nor/>
                <m:sty m:val="b"/>
              </m:rPr>
              <w:rPr>
                <w:rFonts w:hint="default" w:ascii="Times New Roman" w:hAnsi="Times New Roman" w:eastAsia="Consolas" w:cs="Times New Roman"/>
                <w:b/>
                <w:bCs w:val="0"/>
                <w:i w:val="0"/>
                <w:sz w:val="24"/>
                <w:szCs w:val="24"/>
              </w:rPr>
              <m:t>=1</m:t>
            </m:r>
            <m:ctrlPr>
              <w:rPr>
                <w:rFonts w:hint="default" w:ascii="Cambria Math" w:hAnsi="Cambria Math" w:eastAsia="Consolas" w:cs="Times New Roman"/>
                <w:b/>
                <w:bCs w:val="0"/>
                <w:sz w:val="24"/>
                <w:szCs w:val="24"/>
              </w:rPr>
            </m:ctrlPr>
          </m:sub>
          <m:sup>
            <m:r>
              <m:rPr>
                <m:nor/>
                <m:sty m:val="bi"/>
              </m:rPr>
              <w:rPr>
                <w:rFonts w:hint="default" w:ascii="Times New Roman" w:hAnsi="Times New Roman" w:eastAsia="Consolas" w:cs="Times New Roman"/>
                <w:b/>
                <w:bCs w:val="0"/>
                <w:i/>
                <w:sz w:val="24"/>
                <w:szCs w:val="24"/>
              </w:rPr>
              <m:t>B</m:t>
            </m:r>
            <m:ctrlPr>
              <w:rPr>
                <w:rFonts w:hint="default" w:ascii="Cambria Math" w:hAnsi="Cambria Math" w:eastAsia="Consolas" w:cs="Times New Roman"/>
                <w:b/>
                <w:bCs w:val="0"/>
                <w:sz w:val="24"/>
                <w:szCs w:val="24"/>
              </w:rPr>
            </m:ctrlPr>
          </m:sup>
        </m:sSubSup>
      </m:oMath>
      <w:r>
        <w:rPr>
          <w:rFonts w:hint="default" w:ascii="Times New Roman" w:hAnsi="Times New Roman" w:eastAsia="宋体" w:cs="Times New Roman"/>
          <w:b/>
          <w:bCs w:val="0"/>
          <w:i w:val="0"/>
          <w:sz w:val="24"/>
          <w:szCs w:val="24"/>
          <w:lang w:val="en-US" w:eastAsia="zh-CN"/>
        </w:rPr>
        <w:t xml:space="preserve"> .</w:t>
      </w:r>
      <w:r>
        <w:rPr>
          <w:rFonts w:hint="default" w:ascii="Times New Roman" w:hAnsi="Times New Roman" w:eastAsia="宋体" w:cs="Times New Roman"/>
          <w:b w:val="0"/>
          <w:bCs/>
          <w:i w:val="0"/>
          <w:sz w:val="24"/>
          <w:szCs w:val="24"/>
          <w:lang w:val="en-US" w:eastAsia="zh-CN"/>
        </w:rPr>
        <w:t>Each sequence is first augmented into two correlated views</w:t>
      </w:r>
      <w:r>
        <w:rPr>
          <w:rFonts w:hint="default" w:ascii="Times New Roman" w:hAnsi="Times New Roman" w:eastAsia="宋体" w:cs="Times New Roman"/>
          <w:b/>
          <w:bCs w:val="0"/>
          <w:i w:val="0"/>
          <w:sz w:val="24"/>
          <w:szCs w:val="24"/>
          <w:lang w:val="en-US" w:eastAsia="zh-CN"/>
        </w:rPr>
        <w:t xml:space="preserve"> </w:t>
      </w:r>
      <m:oMath>
        <m:r>
          <m:rPr>
            <m:nor/>
            <m:sty m:val="b"/>
          </m:rPr>
          <w:rPr>
            <w:rFonts w:hint="default" w:ascii="Times New Roman" w:hAnsi="Times New Roman" w:eastAsia="Consolas" w:cs="Times New Roman"/>
            <w:b/>
            <w:bCs w:val="0"/>
            <w:i w:val="0"/>
            <w:sz w:val="24"/>
            <w:szCs w:val="24"/>
          </w:rPr>
          <m:t>(</m:t>
        </m:r>
        <m:sSubSup>
          <m:sSubSupPr>
            <m:ctrlPr>
              <w:rPr>
                <w:rFonts w:hint="default" w:ascii="Cambria Math" w:hAnsi="Cambria Math" w:eastAsia="Consolas" w:cs="Times New Roman"/>
                <w:b/>
                <w:bCs w:val="0"/>
                <w:sz w:val="24"/>
                <w:szCs w:val="24"/>
              </w:rPr>
            </m:ctrlPr>
          </m:sSubSupPr>
          <m:e>
            <m:r>
              <m:rPr>
                <m:nor/>
                <m:sty m:val="b"/>
              </m:rPr>
              <w:rPr>
                <w:rFonts w:hint="default" w:ascii="Times New Roman" w:hAnsi="Times New Roman" w:eastAsia="Consolas" w:cs="Times New Roman"/>
                <w:b/>
                <w:bCs w:val="0"/>
                <w:sz w:val="24"/>
                <w:szCs w:val="24"/>
              </w:rPr>
              <m:t>u</m:t>
            </m:r>
            <m:ctrlPr>
              <w:rPr>
                <w:rFonts w:hint="default" w:ascii="Cambria Math" w:hAnsi="Cambria Math" w:eastAsia="Consolas" w:cs="Times New Roman"/>
                <w:b/>
                <w:bCs w:val="0"/>
                <w:sz w:val="24"/>
                <w:szCs w:val="24"/>
              </w:rPr>
            </m:ctrlPr>
          </m:e>
          <m:sub>
            <m:r>
              <m:rPr>
                <m:nor/>
                <m:sty m:val="bi"/>
              </m:rPr>
              <w:rPr>
                <w:rFonts w:hint="default" w:ascii="Times New Roman" w:hAnsi="Times New Roman" w:eastAsia="Consolas" w:cs="Times New Roman"/>
                <w:b/>
                <w:bCs w:val="0"/>
                <w:i/>
                <w:sz w:val="24"/>
                <w:szCs w:val="24"/>
              </w:rPr>
              <m:t>i</m:t>
            </m:r>
            <m:ctrlPr>
              <w:rPr>
                <w:rFonts w:hint="default" w:ascii="Cambria Math" w:hAnsi="Cambria Math" w:eastAsia="Consolas" w:cs="Times New Roman"/>
                <w:b/>
                <w:bCs w:val="0"/>
                <w:sz w:val="24"/>
                <w:szCs w:val="24"/>
              </w:rPr>
            </m:ctrlPr>
          </m:sub>
          <m:sup>
            <m:r>
              <m:rPr>
                <m:nor/>
                <m:sty m:val="b"/>
              </m:rPr>
              <w:rPr>
                <w:rFonts w:hint="default" w:ascii="Times New Roman" w:hAnsi="Times New Roman" w:eastAsia="Consolas" w:cs="Times New Roman"/>
                <w:b/>
                <w:bCs w:val="0"/>
                <w:i w:val="0"/>
                <w:sz w:val="24"/>
                <w:szCs w:val="24"/>
              </w:rPr>
              <m:t>(1)</m:t>
            </m:r>
            <m:ctrlPr>
              <w:rPr>
                <w:rFonts w:hint="default" w:ascii="Cambria Math" w:hAnsi="Cambria Math" w:eastAsia="Consolas" w:cs="Times New Roman"/>
                <w:b/>
                <w:bCs w:val="0"/>
                <w:sz w:val="24"/>
                <w:szCs w:val="24"/>
              </w:rPr>
            </m:ctrlPr>
          </m:sup>
        </m:sSubSup>
        <m:r>
          <m:rPr>
            <m:nor/>
            <m:sty m:val="b"/>
          </m:rPr>
          <w:rPr>
            <w:rFonts w:hint="default" w:ascii="Times New Roman" w:hAnsi="Times New Roman" w:eastAsia="Consolas" w:cs="Times New Roman"/>
            <w:b/>
            <w:bCs w:val="0"/>
            <w:i w:val="0"/>
            <w:sz w:val="24"/>
            <w:szCs w:val="24"/>
          </w:rPr>
          <m:t>,</m:t>
        </m:r>
        <m:sSubSup>
          <m:sSubSupPr>
            <m:ctrlPr>
              <w:rPr>
                <w:rFonts w:hint="default" w:ascii="Cambria Math" w:hAnsi="Cambria Math" w:eastAsia="Consolas" w:cs="Times New Roman"/>
                <w:b/>
                <w:bCs w:val="0"/>
                <w:sz w:val="24"/>
                <w:szCs w:val="24"/>
              </w:rPr>
            </m:ctrlPr>
          </m:sSubSupPr>
          <m:e>
            <m:r>
              <m:rPr>
                <m:nor/>
                <m:sty m:val="b"/>
              </m:rPr>
              <w:rPr>
                <w:rFonts w:hint="default" w:ascii="Times New Roman" w:hAnsi="Times New Roman" w:eastAsia="Consolas" w:cs="Times New Roman"/>
                <w:b/>
                <w:bCs w:val="0"/>
                <w:sz w:val="24"/>
                <w:szCs w:val="24"/>
              </w:rPr>
              <m:t>u</m:t>
            </m:r>
            <m:ctrlPr>
              <w:rPr>
                <w:rFonts w:hint="default" w:ascii="Cambria Math" w:hAnsi="Cambria Math" w:eastAsia="Consolas" w:cs="Times New Roman"/>
                <w:b/>
                <w:bCs w:val="0"/>
                <w:sz w:val="24"/>
                <w:szCs w:val="24"/>
              </w:rPr>
            </m:ctrlPr>
          </m:e>
          <m:sub>
            <m:r>
              <m:rPr>
                <m:nor/>
                <m:sty m:val="bi"/>
              </m:rPr>
              <w:rPr>
                <w:rFonts w:hint="default" w:ascii="Times New Roman" w:hAnsi="Times New Roman" w:eastAsia="Consolas" w:cs="Times New Roman"/>
                <w:b/>
                <w:bCs w:val="0"/>
                <w:i/>
                <w:sz w:val="24"/>
                <w:szCs w:val="24"/>
              </w:rPr>
              <m:t>i</m:t>
            </m:r>
            <m:ctrlPr>
              <w:rPr>
                <w:rFonts w:hint="default" w:ascii="Cambria Math" w:hAnsi="Cambria Math" w:eastAsia="Consolas" w:cs="Times New Roman"/>
                <w:b/>
                <w:bCs w:val="0"/>
                <w:sz w:val="24"/>
                <w:szCs w:val="24"/>
              </w:rPr>
            </m:ctrlPr>
          </m:sub>
          <m:sup>
            <m:r>
              <m:rPr>
                <m:nor/>
                <m:sty m:val="b"/>
              </m:rPr>
              <w:rPr>
                <w:rFonts w:hint="default" w:ascii="Times New Roman" w:hAnsi="Times New Roman" w:eastAsia="Consolas" w:cs="Times New Roman"/>
                <w:b/>
                <w:bCs w:val="0"/>
                <w:i w:val="0"/>
                <w:sz w:val="24"/>
                <w:szCs w:val="24"/>
              </w:rPr>
              <m:t>(2)</m:t>
            </m:r>
            <m:ctrlPr>
              <w:rPr>
                <w:rFonts w:hint="default" w:ascii="Cambria Math" w:hAnsi="Cambria Math" w:eastAsia="Consolas" w:cs="Times New Roman"/>
                <w:b/>
                <w:bCs w:val="0"/>
                <w:sz w:val="24"/>
                <w:szCs w:val="24"/>
              </w:rPr>
            </m:ctrlPr>
          </m:sup>
        </m:sSubSup>
        <m:r>
          <m:rPr>
            <m:nor/>
            <m:sty m:val="b"/>
          </m:rPr>
          <w:rPr>
            <w:rFonts w:hint="default" w:ascii="Times New Roman" w:hAnsi="Times New Roman" w:eastAsia="Consolas" w:cs="Times New Roman"/>
            <w:b/>
            <w:bCs w:val="0"/>
            <w:i w:val="0"/>
            <w:sz w:val="24"/>
            <w:szCs w:val="24"/>
          </w:rPr>
          <m:t>)</m:t>
        </m:r>
      </m:oMath>
      <w:r>
        <w:rPr>
          <w:rFonts w:hint="default" w:ascii="Times New Roman" w:hAnsi="Times New Roman" w:eastAsia="Consolas" w:cs="Times New Roman"/>
          <w:b w:val="0"/>
          <w:bCs/>
          <w:i w:val="0"/>
          <w:sz w:val="24"/>
          <w:szCs w:val="24"/>
        </w:rPr>
        <w:t>through jittering, scaling, cropping, and time warping. A TCN encoder</w:t>
      </w:r>
      <w:r>
        <w:rPr>
          <w:rFonts w:hint="default" w:ascii="Times New Roman" w:hAnsi="Times New Roman" w:eastAsia="宋体" w:cs="Times New Roman"/>
          <w:b/>
          <w:bCs w:val="0"/>
          <w:i w:val="0"/>
          <w:sz w:val="24"/>
          <w:szCs w:val="24"/>
          <w:lang w:val="en-US" w:eastAsia="zh-CN"/>
        </w:rPr>
        <w:t xml:space="preserve"> </w:t>
      </w:r>
      <m:oMath>
        <m:sSub>
          <m:sSubPr>
            <m:ctrlPr>
              <w:rPr>
                <w:rFonts w:hint="default" w:ascii="Cambria Math" w:hAnsi="Cambria Math" w:eastAsia="Consolas" w:cs="Times New Roman"/>
                <w:b/>
                <w:bCs w:val="0"/>
                <w:sz w:val="24"/>
                <w:szCs w:val="24"/>
              </w:rPr>
            </m:ctrlPr>
          </m:sSubPr>
          <m:e>
            <m:r>
              <m:rPr>
                <m:nor/>
                <m:sty m:val="bi"/>
              </m:rPr>
              <w:rPr>
                <w:rFonts w:hint="default" w:ascii="Times New Roman" w:hAnsi="Times New Roman" w:eastAsia="Consolas" w:cs="Times New Roman"/>
                <w:b/>
                <w:bCs w:val="0"/>
                <w:i/>
                <w:sz w:val="24"/>
                <w:szCs w:val="24"/>
              </w:rPr>
              <m:t>f</m:t>
            </m:r>
            <m:ctrlPr>
              <w:rPr>
                <w:rFonts w:hint="default" w:ascii="Cambria Math" w:hAnsi="Cambria Math" w:eastAsia="Consolas" w:cs="Times New Roman"/>
                <w:b/>
                <w:bCs w:val="0"/>
                <w:sz w:val="24"/>
                <w:szCs w:val="24"/>
              </w:rPr>
            </m:ctrlPr>
          </m:e>
          <m:sub>
            <m:r>
              <m:rPr>
                <m:nor/>
                <m:sty m:val="bi"/>
              </m:rPr>
              <w:rPr>
                <w:rFonts w:hint="default" w:ascii="Times New Roman" w:hAnsi="Times New Roman" w:eastAsia="Consolas" w:cs="Times New Roman"/>
                <w:b/>
                <w:bCs w:val="0"/>
                <w:i/>
                <w:sz w:val="24"/>
                <w:szCs w:val="24"/>
              </w:rPr>
              <m:t>θ</m:t>
            </m:r>
            <m:ctrlPr>
              <w:rPr>
                <w:rFonts w:hint="default" w:ascii="Cambria Math" w:hAnsi="Cambria Math" w:eastAsia="Consolas" w:cs="Times New Roman"/>
                <w:b/>
                <w:bCs w:val="0"/>
                <w:sz w:val="24"/>
                <w:szCs w:val="24"/>
              </w:rPr>
            </m:ctrlPr>
          </m:sub>
        </m:sSub>
        <m:r>
          <m:rPr>
            <m:nor/>
            <m:sty m:val="b"/>
          </m:rPr>
          <w:rPr>
            <w:rFonts w:hint="default" w:ascii="Times New Roman" w:hAnsi="Times New Roman" w:eastAsia="Consolas" w:cs="Times New Roman"/>
            <w:b/>
            <w:bCs w:val="0"/>
            <w:i w:val="0"/>
            <w:sz w:val="24"/>
            <w:szCs w:val="24"/>
          </w:rPr>
          <m:t>(⋅)</m:t>
        </m:r>
      </m:oMath>
      <w:r>
        <w:rPr>
          <w:rFonts w:hint="default" w:ascii="Times New Roman" w:hAnsi="Times New Roman" w:eastAsia="宋体" w:cs="Times New Roman"/>
          <w:b/>
          <w:bCs w:val="0"/>
          <w:i w:val="0"/>
          <w:sz w:val="24"/>
          <w:szCs w:val="24"/>
          <w:lang w:val="en-US" w:eastAsia="zh-CN"/>
        </w:rPr>
        <w:t xml:space="preserve"> </w:t>
      </w:r>
      <w:r>
        <w:rPr>
          <w:rFonts w:hint="default" w:ascii="Times New Roman" w:hAnsi="Times New Roman" w:eastAsia="Consolas" w:cs="Times New Roman"/>
          <w:b w:val="0"/>
          <w:bCs/>
          <w:i w:val="0"/>
          <w:sz w:val="24"/>
          <w:szCs w:val="24"/>
        </w:rPr>
        <w:t>maps each view to a latent representation</w:t>
      </w:r>
      <w:r>
        <w:rPr>
          <w:rFonts w:hint="default" w:ascii="Times New Roman" w:hAnsi="Times New Roman" w:eastAsia="宋体" w:cs="Times New Roman"/>
          <w:b w:val="0"/>
          <w:bCs/>
          <w:i w:val="0"/>
          <w:sz w:val="24"/>
          <w:szCs w:val="24"/>
          <w:lang w:val="en-US" w:eastAsia="zh-CN"/>
        </w:rPr>
        <w:t xml:space="preserve"> </w:t>
      </w:r>
      <m:oMath>
        <m:sSubSup>
          <m:sSubSupPr>
            <m:ctrlPr>
              <w:rPr>
                <w:rFonts w:hint="default" w:ascii="Cambria Math" w:hAnsi="Cambria Math" w:eastAsia="Consolas" w:cs="Times New Roman"/>
                <w:sz w:val="24"/>
                <w:szCs w:val="24"/>
              </w:rPr>
            </m:ctrlPr>
          </m:sSubSupPr>
          <m:e>
            <m:r>
              <m:rPr>
                <m:nor/>
                <m:sty m:val="b"/>
              </m:rPr>
              <w:rPr>
                <w:rFonts w:hint="default" w:ascii="Times New Roman" w:hAnsi="Times New Roman" w:eastAsia="Consolas" w:cs="Times New Roman"/>
                <w:b/>
                <w:sz w:val="24"/>
                <w:szCs w:val="24"/>
              </w:rPr>
              <m:t>h</m:t>
            </m:r>
            <m:ctrlPr>
              <w:rPr>
                <w:rFonts w:hint="default" w:ascii="Cambria Math" w:hAnsi="Cambria Math" w:eastAsia="Consolas" w:cs="Times New Roman"/>
                <w:sz w:val="24"/>
                <w:szCs w:val="24"/>
              </w:rPr>
            </m:ctrlPr>
          </m:e>
          <m:sub>
            <m:r>
              <m:rPr>
                <m:nor/>
              </m:rPr>
              <w:rPr>
                <w:rFonts w:hint="default" w:ascii="Times New Roman" w:hAnsi="Times New Roman" w:eastAsia="Consolas" w:cs="Times New Roman"/>
                <w:i/>
                <w:sz w:val="24"/>
                <w:szCs w:val="24"/>
              </w:rPr>
              <m:t>i</m:t>
            </m:r>
            <m:ctrlPr>
              <w:rPr>
                <w:rFonts w:hint="default" w:ascii="Cambria Math" w:hAnsi="Cambria Math" w:eastAsia="Consolas" w:cs="Times New Roman"/>
                <w:sz w:val="24"/>
                <w:szCs w:val="24"/>
              </w:rPr>
            </m:ctrlPr>
          </m:sub>
          <m:sup>
            <m:r>
              <m:rPr>
                <m:nor/>
                <m:sty m:val="p"/>
              </m:rPr>
              <w:rPr>
                <w:rFonts w:hint="default" w:ascii="Times New Roman" w:hAnsi="Times New Roman" w:eastAsia="Consolas" w:cs="Times New Roman"/>
                <w:b w:val="0"/>
                <w:i w:val="0"/>
                <w:sz w:val="24"/>
                <w:szCs w:val="24"/>
              </w:rPr>
              <m:t>(</m:t>
            </m:r>
            <m:r>
              <m:rPr>
                <m:nor/>
              </m:rPr>
              <w:rPr>
                <w:rFonts w:hint="default" w:ascii="Times New Roman" w:hAnsi="Times New Roman" w:eastAsia="Consolas" w:cs="Times New Roman"/>
                <w:i/>
                <w:sz w:val="24"/>
                <w:szCs w:val="24"/>
              </w:rPr>
              <m:t>j</m:t>
            </m:r>
            <m:r>
              <m:rPr>
                <m:nor/>
                <m:sty m:val="p"/>
              </m:rPr>
              <w:rPr>
                <w:rFonts w:hint="default" w:ascii="Times New Roman" w:hAnsi="Times New Roman" w:eastAsia="Consolas" w:cs="Times New Roman"/>
                <w:b w:val="0"/>
                <w:i w:val="0"/>
                <w:sz w:val="24"/>
                <w:szCs w:val="24"/>
              </w:rPr>
              <m:t>)</m:t>
            </m:r>
            <m:ctrlPr>
              <w:rPr>
                <w:rFonts w:hint="default" w:ascii="Cambria Math" w:hAnsi="Cambria Math" w:eastAsia="Consolas" w:cs="Times New Roman"/>
                <w:sz w:val="24"/>
                <w:szCs w:val="24"/>
              </w:rPr>
            </m:ctrlPr>
          </m:sup>
        </m:sSubSup>
      </m:oMath>
      <w:r>
        <w:rPr>
          <w:rFonts w:hint="default" w:ascii="Times New Roman" w:hAnsi="Times New Roman" w:eastAsia="宋体" w:cs="Times New Roman"/>
          <w:i w:val="0"/>
          <w:sz w:val="24"/>
          <w:szCs w:val="24"/>
          <w:lang w:val="en-US" w:eastAsia="zh-CN"/>
        </w:rPr>
        <w:t xml:space="preserve"> =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f</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Sup>
          <m:sSubSupPr>
            <m:ctrlPr>
              <w:rPr>
                <w:rFonts w:hint="default" w:ascii="Cambria Math" w:hAnsi="Cambria Math" w:eastAsia="Consolas" w:cs="Times New Roman"/>
                <w:b/>
                <w:bCs/>
                <w:sz w:val="24"/>
                <w:szCs w:val="24"/>
              </w:rPr>
            </m:ctrlPr>
          </m:sSubSupPr>
          <m:e>
            <m:r>
              <m:rPr>
                <m:nor/>
                <m:sty m:val="b"/>
              </m:rPr>
              <w:rPr>
                <w:rFonts w:hint="default" w:ascii="Times New Roman" w:hAnsi="Times New Roman" w:eastAsia="Consolas" w:cs="Times New Roman"/>
                <w:b/>
                <w:bCs/>
                <w:sz w:val="24"/>
                <w:szCs w:val="24"/>
              </w:rPr>
              <m:t>u</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up>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j</m:t>
            </m:r>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sup>
        </m:sSubSup>
        <m:r>
          <m:rPr>
            <m:nor/>
            <m:sty m:val="b"/>
          </m:rPr>
          <w:rPr>
            <w:rFonts w:hint="default" w:ascii="Times New Roman" w:hAnsi="Times New Roman" w:eastAsia="Consolas" w:cs="Times New Roman"/>
            <w:b/>
            <w:bCs/>
            <w:i w:val="0"/>
            <w:sz w:val="24"/>
            <w:szCs w:val="24"/>
          </w:rPr>
          <m:t>)</m:t>
        </m:r>
      </m:oMath>
      <w:r>
        <w:rPr>
          <w:rFonts w:hint="default" w:ascii="Times New Roman" w:hAnsi="Times New Roman" w:eastAsia="宋体" w:cs="Times New Roman"/>
          <w:b/>
          <w:bCs/>
          <w:i w:val="0"/>
          <w:sz w:val="24"/>
          <w:szCs w:val="24"/>
          <w:lang w:val="en-US" w:eastAsia="zh-CN"/>
        </w:rPr>
        <w:t xml:space="preserve">. </w:t>
      </w:r>
      <w:r>
        <w:rPr>
          <w:rFonts w:hint="default" w:ascii="Times New Roman" w:hAnsi="Times New Roman" w:eastAsia="宋体" w:cs="Times New Roman"/>
          <w:i w:val="0"/>
          <w:sz w:val="24"/>
          <w:szCs w:val="24"/>
          <w:lang w:val="en-US" w:eastAsia="zh-CN"/>
        </w:rPr>
        <w:t>The contrastive loss is defined as:</w:t>
      </w:r>
    </w:p>
    <w:p w14:paraId="20972C03">
      <w:pPr>
        <w:numPr>
          <w:ilvl w:val="0"/>
          <w:numId w:val="0"/>
        </w:numPr>
        <w:spacing w:line="360" w:lineRule="auto"/>
        <w:ind w:leftChars="0"/>
        <w:jc w:val="center"/>
        <w:rPr>
          <w:rFonts w:hint="default" w:ascii="Times New Roman" w:hAnsi="Times New Roman" w:eastAsia="宋体" w:cs="Times New Roman"/>
          <w:b/>
          <w:bCs/>
          <w:i w:val="0"/>
          <w:sz w:val="24"/>
          <w:lang w:val="en-US" w:eastAsia="zh-CN"/>
        </w:rPr>
      </w:pPr>
      <m:oMath>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contrast</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func>
          <m:funcPr>
            <m:ctrlPr>
              <w:rPr>
                <w:rFonts w:hint="default" w:ascii="Cambria Math" w:hAnsi="Cambria Math" w:eastAsia="宋体" w:cs="Times New Roman"/>
                <w:b/>
                <w:bCs/>
                <w:sz w:val="24"/>
              </w:rPr>
            </m:ctrlPr>
          </m:funcPr>
          <m:fName>
            <m:r>
              <m:rPr>
                <m:nor/>
                <m:sty m:val="b"/>
              </m:rPr>
              <w:rPr>
                <w:rFonts w:hint="default" w:ascii="Times New Roman" w:hAnsi="Times New Roman" w:eastAsia="宋体" w:cs="Times New Roman"/>
                <w:b/>
                <w:bCs/>
                <w:sz w:val="24"/>
              </w:rPr>
              <m:t>log</m:t>
            </m:r>
            <m:ctrlPr>
              <w:rPr>
                <w:rFonts w:hint="default" w:ascii="Cambria Math" w:hAnsi="Cambria Math" w:eastAsia="宋体" w:cs="Times New Roman"/>
                <w:b/>
                <w:bCs/>
                <w:sz w:val="24"/>
              </w:rPr>
            </m:ctrlPr>
          </m:fName>
          <m:e>
            <m:f>
              <m:fPr>
                <m:ctrlPr>
                  <w:rPr>
                    <w:rFonts w:hint="default" w:ascii="Cambria Math" w:hAnsi="Cambria Math" w:eastAsia="宋体" w:cs="Times New Roman"/>
                    <w:b/>
                    <w:bCs/>
                    <w:sz w:val="24"/>
                  </w:rPr>
                </m:ctrlPr>
              </m:fPr>
              <m:num>
                <m:r>
                  <m:rPr>
                    <m:nor/>
                    <m:sty m:val="bi"/>
                  </m:rPr>
                  <w:rPr>
                    <w:rFonts w:hint="default" w:ascii="Times New Roman" w:hAnsi="Times New Roman" w:eastAsia="宋体" w:cs="Times New Roman"/>
                    <w:b/>
                    <w:bCs/>
                    <w:i/>
                    <w:sz w:val="24"/>
                  </w:rPr>
                  <m:t>exp</m:t>
                </m:r>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sim</m:t>
                </m:r>
                <m:r>
                  <m:rPr>
                    <m:nor/>
                    <m:sty m:val="b"/>
                  </m:rPr>
                  <w:rPr>
                    <w:rFonts w:hint="default" w:ascii="Times New Roman" w:hAnsi="Times New Roman" w:eastAsia="宋体" w:cs="Times New Roman"/>
                    <w:b/>
                    <w:bCs/>
                    <w:i w:val="0"/>
                    <w:sz w:val="24"/>
                  </w:rPr>
                  <m:t>(</m:t>
                </m:r>
                <m:sSubSup>
                  <m:sSubSupPr>
                    <m:ctrlPr>
                      <w:rPr>
                        <w:rFonts w:hint="default" w:ascii="Cambria Math" w:hAnsi="Cambria Math" w:eastAsia="宋体" w:cs="Times New Roman"/>
                        <w:b/>
                        <w:bCs/>
                        <w:sz w:val="24"/>
                      </w:rPr>
                    </m:ctrlPr>
                  </m:sSubSupPr>
                  <m:e>
                    <m:r>
                      <m:rPr>
                        <m:nor/>
                        <m:sty m:val="b"/>
                      </m:rPr>
                      <w:rPr>
                        <w:rFonts w:hint="default" w:ascii="Times New Roman" w:hAnsi="Times New Roman" w:eastAsia="宋体" w:cs="Times New Roman"/>
                        <w:b/>
                        <w:bCs/>
                        <w:sz w:val="24"/>
                      </w:rPr>
                      <m:t>h</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up>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p>
                </m:sSubSup>
                <m:r>
                  <m:rPr>
                    <m:nor/>
                    <m:sty m:val="b"/>
                  </m:rPr>
                  <w:rPr>
                    <w:rFonts w:hint="default" w:ascii="Times New Roman" w:hAnsi="Times New Roman" w:eastAsia="宋体" w:cs="Times New Roman"/>
                    <w:b/>
                    <w:bCs/>
                    <w:i w:val="0"/>
                    <w:sz w:val="24"/>
                  </w:rPr>
                  <m:t>,</m:t>
                </m:r>
                <m:sSubSup>
                  <m:sSubSupPr>
                    <m:ctrlPr>
                      <w:rPr>
                        <w:rFonts w:hint="default" w:ascii="Cambria Math" w:hAnsi="Cambria Math" w:eastAsia="宋体" w:cs="Times New Roman"/>
                        <w:b/>
                        <w:bCs/>
                        <w:sz w:val="24"/>
                      </w:rPr>
                    </m:ctrlPr>
                  </m:sSubSupPr>
                  <m:e>
                    <m:r>
                      <m:rPr>
                        <m:nor/>
                        <m:sty m:val="b"/>
                      </m:rPr>
                      <w:rPr>
                        <w:rFonts w:hint="default" w:ascii="Times New Roman" w:hAnsi="Times New Roman" w:eastAsia="宋体" w:cs="Times New Roman"/>
                        <w:b/>
                        <w:bCs/>
                        <w:sz w:val="24"/>
                      </w:rPr>
                      <m:t>h</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up>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p>
                </m:sSubSup>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τ</m:t>
                </m:r>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num>
              <m:den>
                <m:nary>
                  <m:naryPr>
                    <m:chr m:val="∑"/>
                    <m:limLoc m:val="subSup"/>
                    <m:ctrlPr>
                      <w:rPr>
                        <w:rFonts w:hint="default" w:ascii="Cambria Math" w:hAnsi="Cambria Math" w:eastAsia="宋体" w:cs="Times New Roman"/>
                        <w:b/>
                        <w:bCs/>
                        <w:sz w:val="24"/>
                      </w:rPr>
                    </m:ctrlPr>
                  </m:naryPr>
                  <m:sub>
                    <m:r>
                      <m:rPr>
                        <m:nor/>
                        <m:sty m:val="bi"/>
                      </m:rPr>
                      <w:rPr>
                        <w:rFonts w:hint="default" w:ascii="Times New Roman" w:hAnsi="Times New Roman" w:eastAsia="宋体" w:cs="Times New Roman"/>
                        <w:b/>
                        <w:bCs/>
                        <w:i/>
                        <w:sz w:val="24"/>
                      </w:rPr>
                      <m:t>k</m:t>
                    </m:r>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b>
                  <m:sup>
                    <m:r>
                      <m:rPr>
                        <m:nor/>
                        <m:sty m:val="bi"/>
                      </m:rPr>
                      <w:rPr>
                        <w:rFonts w:hint="default" w:ascii="Times New Roman" w:hAnsi="Times New Roman" w:eastAsia="宋体" w:cs="Times New Roman"/>
                        <w:b/>
                        <w:bCs/>
                        <w:i/>
                        <w:sz w:val="24"/>
                      </w:rPr>
                      <m:t>B</m:t>
                    </m:r>
                    <m:ctrlPr>
                      <w:rPr>
                        <w:rFonts w:hint="default" w:ascii="Cambria Math" w:hAnsi="Cambria Math" w:eastAsia="宋体" w:cs="Times New Roman"/>
                        <w:b/>
                        <w:bCs/>
                        <w:sz w:val="24"/>
                      </w:rPr>
                    </m:ctrlPr>
                  </m:sup>
                  <m:e>
                    <m:r>
                      <m:rPr>
                        <m:nor/>
                        <m:sty m:val="bi"/>
                      </m:rPr>
                      <w:rPr>
                        <w:rFonts w:hint="default" w:ascii="Times New Roman" w:hAnsi="Times New Roman" w:eastAsia="宋体" w:cs="Times New Roman"/>
                        <w:b/>
                        <w:bCs/>
                        <w:i/>
                        <w:sz w:val="24"/>
                      </w:rPr>
                      <m:t>exp</m:t>
                    </m:r>
                    <m:ctrlPr>
                      <w:rPr>
                        <w:rFonts w:hint="default" w:ascii="Cambria Math" w:hAnsi="Cambria Math" w:eastAsia="宋体" w:cs="Times New Roman"/>
                        <w:b/>
                        <w:bCs/>
                        <w:sz w:val="24"/>
                      </w:rPr>
                    </m:ctrlPr>
                  </m:e>
                </m:nary>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sim</m:t>
                </m:r>
                <m:r>
                  <m:rPr>
                    <m:nor/>
                    <m:sty m:val="b"/>
                  </m:rPr>
                  <w:rPr>
                    <w:rFonts w:hint="default" w:ascii="Times New Roman" w:hAnsi="Times New Roman" w:eastAsia="宋体" w:cs="Times New Roman"/>
                    <w:b/>
                    <w:bCs/>
                    <w:i w:val="0"/>
                    <w:sz w:val="24"/>
                  </w:rPr>
                  <m:t>(</m:t>
                </m:r>
                <m:sSubSup>
                  <m:sSubSupPr>
                    <m:ctrlPr>
                      <w:rPr>
                        <w:rFonts w:hint="default" w:ascii="Cambria Math" w:hAnsi="Cambria Math" w:eastAsia="宋体" w:cs="Times New Roman"/>
                        <w:b/>
                        <w:bCs/>
                        <w:sz w:val="24"/>
                      </w:rPr>
                    </m:ctrlPr>
                  </m:sSubSupPr>
                  <m:e>
                    <m:r>
                      <m:rPr>
                        <m:nor/>
                        <m:sty m:val="b"/>
                      </m:rPr>
                      <w:rPr>
                        <w:rFonts w:hint="default" w:ascii="Times New Roman" w:hAnsi="Times New Roman" w:eastAsia="宋体" w:cs="Times New Roman"/>
                        <w:b/>
                        <w:bCs/>
                        <w:sz w:val="24"/>
                      </w:rPr>
                      <m:t>h</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up>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p>
                </m:sSubSup>
                <m:r>
                  <m:rPr>
                    <m:nor/>
                    <m:sty m:val="b"/>
                  </m:rPr>
                  <w:rPr>
                    <w:rFonts w:hint="default" w:ascii="Times New Roman" w:hAnsi="Times New Roman" w:eastAsia="宋体" w:cs="Times New Roman"/>
                    <w:b/>
                    <w:bCs/>
                    <w:i w:val="0"/>
                    <w:sz w:val="24"/>
                  </w:rPr>
                  <m:t>,</m:t>
                </m:r>
                <m:sSubSup>
                  <m:sSubSupPr>
                    <m:ctrlPr>
                      <w:rPr>
                        <w:rFonts w:hint="default" w:ascii="Cambria Math" w:hAnsi="Cambria Math" w:eastAsia="宋体" w:cs="Times New Roman"/>
                        <w:b/>
                        <w:bCs/>
                        <w:sz w:val="24"/>
                      </w:rPr>
                    </m:ctrlPr>
                  </m:sSubSupPr>
                  <m:e>
                    <m:r>
                      <m:rPr>
                        <m:nor/>
                        <m:sty m:val="b"/>
                      </m:rPr>
                      <w:rPr>
                        <w:rFonts w:hint="default" w:ascii="Times New Roman" w:hAnsi="Times New Roman" w:eastAsia="宋体" w:cs="Times New Roman"/>
                        <w:b/>
                        <w:bCs/>
                        <w:sz w:val="24"/>
                      </w:rPr>
                      <m:t>h</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k</m:t>
                    </m:r>
                    <m:ctrlPr>
                      <w:rPr>
                        <w:rFonts w:hint="default" w:ascii="Cambria Math" w:hAnsi="Cambria Math" w:eastAsia="宋体" w:cs="Times New Roman"/>
                        <w:b/>
                        <w:bCs/>
                        <w:sz w:val="24"/>
                      </w:rPr>
                    </m:ctrlPr>
                  </m:sub>
                  <m:sup>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p>
                </m:sSubSup>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τ</m:t>
                </m:r>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den>
            </m:f>
            <m:ctrlPr>
              <w:rPr>
                <w:rFonts w:hint="default" w:ascii="Cambria Math" w:hAnsi="Cambria Math" w:eastAsia="宋体" w:cs="Times New Roman"/>
                <w:b/>
                <w:bCs/>
                <w:sz w:val="24"/>
              </w:rPr>
            </m:ctrlPr>
          </m:e>
        </m:func>
      </m:oMath>
      <w:r>
        <w:rPr>
          <w:rFonts w:hint="default" w:ascii="Times New Roman" w:hAnsi="Times New Roman" w:eastAsia="宋体" w:cs="Times New Roman"/>
          <w:b/>
          <w:bCs/>
          <w:i w:val="0"/>
          <w:sz w:val="24"/>
          <w:lang w:val="en-US" w:eastAsia="zh-CN"/>
        </w:rPr>
        <w:t xml:space="preserve">  （13）</w:t>
      </w:r>
    </w:p>
    <w:p w14:paraId="502E28F6">
      <w:pPr>
        <w:numPr>
          <w:ilvl w:val="0"/>
          <w:numId w:val="0"/>
        </w:numPr>
        <w:spacing w:line="360" w:lineRule="auto"/>
        <w:ind w:leftChars="0"/>
        <w:jc w:val="center"/>
        <w:rPr>
          <w:rFonts w:hint="default" w:ascii="Times New Roman" w:hAnsi="Times New Roman" w:eastAsia="宋体" w:cs="Times New Roman"/>
          <w:b/>
          <w:bCs/>
          <w:i w:val="0"/>
          <w:sz w:val="24"/>
          <w:lang w:val="en-US" w:eastAsia="zh-CN"/>
        </w:rPr>
      </w:pPr>
    </w:p>
    <w:p w14:paraId="7F2092C3">
      <w:pPr>
        <w:numPr>
          <w:ilvl w:val="0"/>
          <w:numId w:val="0"/>
        </w:numPr>
        <w:spacing w:line="360" w:lineRule="auto"/>
        <w:ind w:leftChars="0"/>
        <w:jc w:val="left"/>
        <w:rPr>
          <w:rFonts w:hint="default" w:ascii="Times New Roman" w:hAnsi="Times New Roman" w:eastAsia="宋体" w:cs="Times New Roman"/>
          <w:b/>
          <w:bCs/>
          <w:i w:val="0"/>
          <w:sz w:val="28"/>
          <w:szCs w:val="28"/>
          <w:lang w:val="en-US" w:eastAsia="zh-CN"/>
        </w:rPr>
      </w:pPr>
      <w:r>
        <w:rPr>
          <w:rFonts w:hint="default" w:ascii="Times New Roman" w:hAnsi="Times New Roman" w:eastAsia="宋体" w:cs="Times New Roman"/>
          <w:b/>
          <w:bCs/>
          <w:i w:val="0"/>
          <w:sz w:val="28"/>
          <w:szCs w:val="28"/>
          <w:lang w:val="en-US" w:eastAsia="zh-CN"/>
        </w:rPr>
        <w:t>4.2 Self-Learning Residual Correction</w:t>
      </w:r>
    </w:p>
    <w:p w14:paraId="1F9CC40F">
      <w:pPr>
        <w:numPr>
          <w:ilvl w:val="0"/>
          <w:numId w:val="0"/>
        </w:numPr>
        <w:spacing w:line="360" w:lineRule="auto"/>
        <w:ind w:leftChars="0"/>
        <w:jc w:val="left"/>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The Kalman filter provides a physically consistent coarse estimate, but under strong noise its phase unwrapping result may still contain residual errors. A lightweight U-Net is therefore trained to predict the residual between the coarse unwrapped</w:t>
      </w:r>
      <w:r>
        <w:rPr>
          <w:rFonts w:hint="default" w:ascii="Times New Roman" w:hAnsi="Times New Roman" w:eastAsia="宋体" w:cs="Times New Roman"/>
          <w:b/>
          <w:bCs/>
          <w:i w:val="0"/>
          <w:sz w:val="24"/>
          <w:szCs w:val="24"/>
          <w:lang w:val="en-US" w:eastAsia="zh-CN"/>
        </w:rPr>
        <w:t xml:space="preserve"> </w:t>
      </w:r>
      <m:oMath>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i w:val="0"/>
                <w:sz w:val="24"/>
                <w:szCs w:val="24"/>
              </w:rPr>
              <m:t>ϕ</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corrected</m:t>
            </m:r>
            <m:ctrlPr>
              <w:rPr>
                <w:rFonts w:hint="default" w:ascii="Cambria Math" w:hAnsi="Cambria Math" w:eastAsia="Consolas" w:cs="Times New Roman"/>
                <w:b/>
                <w:bCs/>
                <w:sz w:val="24"/>
                <w:szCs w:val="24"/>
              </w:rPr>
            </m:ctrlPr>
          </m:sub>
        </m:sSub>
      </m:oMath>
      <w:r>
        <w:rPr>
          <w:rFonts w:hint="default" w:ascii="Times New Roman" w:hAnsi="Times New Roman" w:eastAsia="宋体" w:cs="Times New Roman"/>
          <w:b w:val="0"/>
          <w:bCs w:val="0"/>
          <w:i w:val="0"/>
          <w:sz w:val="24"/>
          <w:szCs w:val="24"/>
          <w:lang w:val="en-US" w:eastAsia="zh-CN"/>
        </w:rPr>
        <w:t xml:space="preserve"> phase and the true phase.</w:t>
      </w:r>
    </w:p>
    <w:p w14:paraId="7260C9A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Let the network output be</w:t>
      </w:r>
      <w:r>
        <w:rPr>
          <w:rFonts w:hint="eastAsia" w:ascii="Times New Roman" w:hAnsi="Times New Roman" w:cs="Times New Roman"/>
          <w:b/>
          <w:bCs/>
          <w:i w:val="0"/>
          <w:sz w:val="24"/>
          <w:szCs w:val="24"/>
          <w:lang w:val="en-US" w:eastAsia="zh-CN"/>
        </w:rPr>
        <w:t xml:space="preserve"> </w:t>
      </w:r>
      <m:oMath>
        <m:r>
          <m:rPr>
            <m:nor/>
            <m:sty m:val="b"/>
          </m:rPr>
          <w:rPr>
            <w:rFonts w:hint="default" w:ascii="Times New Roman" w:hAnsi="Times New Roman" w:eastAsia="Consolas" w:cs="Times New Roman"/>
            <w:b/>
            <w:bCs/>
            <w:i w:val="0"/>
            <w:sz w:val="24"/>
            <w:szCs w:val="24"/>
          </w:rPr>
          <m:t>Δϕ=</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g</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ψ</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i w:val="0"/>
                <w:sz w:val="24"/>
                <w:szCs w:val="24"/>
              </w:rPr>
              <m:t>ϕ</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coarse</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i w:val="0"/>
                <w:sz w:val="24"/>
                <w:szCs w:val="24"/>
              </w:rPr>
              <m:t>ϕ</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wrapped</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oMath>
      <w:r>
        <w:rPr>
          <w:rFonts w:hint="default" w:ascii="Times New Roman" w:hAnsi="Times New Roman" w:cs="Times New Roman"/>
          <w:i w:val="0"/>
          <w:sz w:val="24"/>
          <w:szCs w:val="24"/>
          <w:lang w:val="en-US" w:eastAsia="zh-CN"/>
        </w:rPr>
        <w:t xml:space="preserve"> </w:t>
      </w:r>
      <w:r>
        <w:rPr>
          <w:rFonts w:hint="default" w:ascii="Times New Roman" w:hAnsi="Times New Roman" w:eastAsia="宋体" w:cs="Times New Roman"/>
          <w:b w:val="0"/>
          <w:bCs w:val="0"/>
          <w:i w:val="0"/>
          <w:sz w:val="24"/>
          <w:szCs w:val="24"/>
          <w:lang w:val="en-US" w:eastAsia="zh-CN"/>
        </w:rPr>
        <w:t>The corrected phase is:</w:t>
      </w:r>
    </w:p>
    <w:p w14:paraId="0F051BF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b/>
          <w:bCs/>
          <w:i w:val="0"/>
          <w:sz w:val="24"/>
          <w:szCs w:val="24"/>
          <w:lang w:val="en-US" w:eastAsia="zh-CN"/>
        </w:rPr>
      </w:pPr>
      <m:oMath>
        <m:sSub>
          <m:sSubPr>
            <m:ctrlPr>
              <w:rPr>
                <w:rFonts w:hint="default" w:ascii="Cambria Math" w:hAnsi="Cambria Math" w:eastAsia="宋体" w:cs="Times New Roman"/>
                <w:b/>
                <w:bCs/>
                <w:sz w:val="24"/>
                <w:szCs w:val="24"/>
              </w:rPr>
            </m:ctrlPr>
          </m:sSubPr>
          <m:e>
            <m:r>
              <m:rPr>
                <m:nor/>
                <m:sty m:val="b"/>
              </m:rPr>
              <w:rPr>
                <w:rFonts w:hint="default" w:ascii="Times New Roman" w:hAnsi="Times New Roman" w:eastAsia="宋体" w:cs="Times New Roman"/>
                <w:b/>
                <w:bCs/>
                <w:i w:val="0"/>
                <w:sz w:val="24"/>
                <w:szCs w:val="24"/>
              </w:rPr>
              <m:t>ϕ</m:t>
            </m:r>
            <m:ctrlPr>
              <w:rPr>
                <w:rFonts w:hint="default" w:ascii="Cambria Math" w:hAnsi="Cambria Math" w:eastAsia="宋体" w:cs="Times New Roman"/>
                <w:b/>
                <w:bCs/>
                <w:sz w:val="24"/>
                <w:szCs w:val="24"/>
              </w:rPr>
            </m:ctrlPr>
          </m:e>
          <m:sub>
            <m:r>
              <m:rPr>
                <m:nor/>
                <m:sty m:val="bi"/>
              </m:rPr>
              <w:rPr>
                <w:rFonts w:hint="default" w:ascii="Times New Roman" w:hAnsi="Times New Roman" w:eastAsia="宋体" w:cs="Times New Roman"/>
                <w:b/>
                <w:bCs/>
                <w:i/>
                <w:sz w:val="24"/>
                <w:szCs w:val="24"/>
              </w:rPr>
              <m:t>corrected</m:t>
            </m:r>
            <m:ctrlPr>
              <w:rPr>
                <w:rFonts w:hint="default" w:ascii="Cambria Math" w:hAnsi="Cambria Math" w:eastAsia="宋体" w:cs="Times New Roman"/>
                <w:b/>
                <w:bCs/>
                <w:sz w:val="24"/>
                <w:szCs w:val="24"/>
              </w:rPr>
            </m:ctrlPr>
          </m:sub>
        </m:sSub>
        <m:r>
          <m:rPr>
            <m:nor/>
            <m:sty m:val="b"/>
          </m:rPr>
          <w:rPr>
            <w:rFonts w:hint="default" w:ascii="Times New Roman" w:hAnsi="Times New Roman" w:eastAsia="宋体" w:cs="Times New Roman"/>
            <w:b/>
            <w:bCs/>
            <w:i w:val="0"/>
            <w:sz w:val="24"/>
            <w:szCs w:val="24"/>
          </w:rPr>
          <m:t>=</m:t>
        </m:r>
        <m:sSub>
          <m:sSubPr>
            <m:ctrlPr>
              <w:rPr>
                <w:rFonts w:hint="default" w:ascii="Cambria Math" w:hAnsi="Cambria Math" w:eastAsia="宋体" w:cs="Times New Roman"/>
                <w:b/>
                <w:bCs/>
                <w:sz w:val="24"/>
                <w:szCs w:val="24"/>
              </w:rPr>
            </m:ctrlPr>
          </m:sSubPr>
          <m:e>
            <m:r>
              <m:rPr>
                <m:nor/>
                <m:sty m:val="b"/>
              </m:rPr>
              <w:rPr>
                <w:rFonts w:hint="default" w:ascii="Times New Roman" w:hAnsi="Times New Roman" w:eastAsia="宋体" w:cs="Times New Roman"/>
                <w:b/>
                <w:bCs/>
                <w:i w:val="0"/>
                <w:sz w:val="24"/>
                <w:szCs w:val="24"/>
              </w:rPr>
              <m:t>ϕ</m:t>
            </m:r>
            <m:ctrlPr>
              <w:rPr>
                <w:rFonts w:hint="default" w:ascii="Cambria Math" w:hAnsi="Cambria Math" w:eastAsia="宋体" w:cs="Times New Roman"/>
                <w:b/>
                <w:bCs/>
                <w:sz w:val="24"/>
                <w:szCs w:val="24"/>
              </w:rPr>
            </m:ctrlPr>
          </m:e>
          <m:sub>
            <m:r>
              <m:rPr>
                <m:nor/>
                <m:sty m:val="bi"/>
              </m:rPr>
              <w:rPr>
                <w:rFonts w:hint="default" w:ascii="Times New Roman" w:hAnsi="Times New Roman" w:eastAsia="宋体" w:cs="Times New Roman"/>
                <w:b/>
                <w:bCs/>
                <w:i/>
                <w:sz w:val="24"/>
                <w:szCs w:val="24"/>
              </w:rPr>
              <m:t>coarse</m:t>
            </m:r>
            <m:ctrlPr>
              <w:rPr>
                <w:rFonts w:hint="default" w:ascii="Cambria Math" w:hAnsi="Cambria Math" w:eastAsia="宋体" w:cs="Times New Roman"/>
                <w:b/>
                <w:bCs/>
                <w:sz w:val="24"/>
                <w:szCs w:val="24"/>
              </w:rPr>
            </m:ctrlPr>
          </m:sub>
        </m:sSub>
        <m:r>
          <m:rPr>
            <m:nor/>
            <m:sty m:val="b"/>
          </m:rPr>
          <w:rPr>
            <w:rFonts w:hint="default" w:ascii="Times New Roman" w:hAnsi="Times New Roman" w:eastAsia="宋体" w:cs="Times New Roman"/>
            <w:b/>
            <w:bCs/>
            <w:i w:val="0"/>
            <w:sz w:val="24"/>
            <w:szCs w:val="24"/>
          </w:rPr>
          <m:t>+Δϕ</m:t>
        </m:r>
      </m:oMath>
      <w:r>
        <w:rPr>
          <w:rFonts w:hint="default" w:ascii="Times New Roman" w:hAnsi="Times New Roman" w:cs="Times New Roman"/>
          <w:b/>
          <w:bCs/>
          <w:i w:val="0"/>
          <w:sz w:val="24"/>
          <w:szCs w:val="24"/>
          <w:lang w:val="en-US" w:eastAsia="zh-CN"/>
        </w:rPr>
        <w:t xml:space="preserve">  （14）</w:t>
      </w:r>
    </w:p>
    <w:p w14:paraId="3CC0898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cs="Times New Roman"/>
          <w:b/>
          <w:bCs/>
          <w:i w:val="0"/>
          <w:sz w:val="24"/>
          <w:szCs w:val="24"/>
          <w:lang w:val="en-US" w:eastAsia="zh-CN"/>
        </w:rPr>
      </w:pPr>
      <w:r>
        <w:rPr>
          <w:rFonts w:hint="default" w:ascii="Times New Roman" w:hAnsi="Times New Roman" w:cs="Times New Roman"/>
          <w:b/>
          <w:bCs/>
          <w:i w:val="0"/>
          <w:sz w:val="24"/>
          <w:szCs w:val="24"/>
          <w:lang w:val="en-US" w:eastAsia="zh-CN"/>
        </w:rPr>
        <w:t>The total loss combines three terms:</w:t>
      </w:r>
    </w:p>
    <w:p w14:paraId="150A874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i w:val="0"/>
          <w:sz w:val="24"/>
          <w:lang w:val="en-US" w:eastAsia="zh-CN"/>
        </w:rPr>
      </w:pPr>
      <m:oMath>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total</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res</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i"/>
              </m:rPr>
              <w:rPr>
                <w:rFonts w:hint="default" w:ascii="Times New Roman" w:hAnsi="Times New Roman" w:eastAsia="宋体" w:cs="Times New Roman"/>
                <w:b/>
                <w:bCs/>
                <w:i/>
                <w:sz w:val="24"/>
              </w:rPr>
              <m:t>λ</m:t>
            </m:r>
            <m:ctrlPr>
              <w:rPr>
                <w:rFonts w:hint="default" w:ascii="Cambria Math" w:hAnsi="Cambria Math" w:eastAsia="宋体" w:cs="Times New Roman"/>
                <w:b/>
                <w:bCs/>
                <w:sz w:val="24"/>
              </w:rPr>
            </m:ctrlPr>
          </m:e>
          <m:sub>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b>
        </m:sSub>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cons</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i"/>
              </m:rPr>
              <w:rPr>
                <w:rFonts w:hint="default" w:ascii="Times New Roman" w:hAnsi="Times New Roman" w:eastAsia="宋体" w:cs="Times New Roman"/>
                <w:b/>
                <w:bCs/>
                <w:i/>
                <w:sz w:val="24"/>
              </w:rPr>
              <m:t>λ</m:t>
            </m:r>
            <m:ctrlPr>
              <w:rPr>
                <w:rFonts w:hint="default" w:ascii="Cambria Math" w:hAnsi="Cambria Math" w:eastAsia="宋体" w:cs="Times New Roman"/>
                <w:b/>
                <w:bCs/>
                <w:sz w:val="24"/>
              </w:rPr>
            </m:ctrlPr>
          </m:e>
          <m:sub>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b>
        </m:sSub>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smooth</m:t>
            </m:r>
            <m:ctrlPr>
              <w:rPr>
                <w:rFonts w:hint="default" w:ascii="Cambria Math" w:hAnsi="Cambria Math" w:eastAsia="宋体" w:cs="Times New Roman"/>
                <w:b/>
                <w:bCs/>
                <w:sz w:val="24"/>
              </w:rPr>
            </m:ctrlPr>
          </m:sub>
        </m:sSub>
      </m:oMath>
      <w:r>
        <w:rPr>
          <w:rFonts w:hint="default" w:ascii="Times New Roman" w:hAnsi="Times New Roman" w:cs="Times New Roman"/>
          <w:b/>
          <w:bCs/>
          <w:i w:val="0"/>
          <w:sz w:val="24"/>
          <w:lang w:val="en-US" w:eastAsia="zh-CN"/>
        </w:rPr>
        <w:t xml:space="preserve">   （15）</w:t>
      </w:r>
    </w:p>
    <w:p w14:paraId="5221FB7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cs="Times New Roman"/>
          <w:i w:val="0"/>
          <w:sz w:val="24"/>
          <w:lang w:val="en-US" w:eastAsia="zh-CN"/>
        </w:rPr>
      </w:pPr>
      <w:r>
        <w:rPr>
          <w:rFonts w:hint="default" w:ascii="Times New Roman" w:hAnsi="Times New Roman" w:cs="Times New Roman"/>
          <w:i w:val="0"/>
          <w:sz w:val="24"/>
          <w:lang w:val="en-US" w:eastAsia="zh-CN"/>
        </w:rPr>
        <w:t>Where:</w:t>
      </w:r>
    </w:p>
    <w:p w14:paraId="7B2670A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宋体" w:cs="Times New Roman"/>
          <w:b/>
          <w:bCs/>
          <w:i w:val="0"/>
          <w:sz w:val="24"/>
          <w:lang w:val="en-US" w:eastAsia="zh-CN"/>
        </w:rPr>
      </w:pPr>
      <m:oMath>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res</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f>
          <m:fPr>
            <m:ctrlPr>
              <w:rPr>
                <w:rFonts w:hint="default" w:ascii="Cambria Math" w:hAnsi="Cambria Math" w:eastAsia="宋体" w:cs="Times New Roman"/>
                <w:b/>
                <w:bCs/>
                <w:sz w:val="24"/>
              </w:rPr>
            </m:ctrlPr>
          </m:fPr>
          <m:num>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num>
          <m:den>
            <m:r>
              <m:rPr>
                <m:nor/>
                <m:sty m:val="bi"/>
              </m:rPr>
              <w:rPr>
                <w:rFonts w:hint="default" w:ascii="Times New Roman" w:hAnsi="Times New Roman" w:eastAsia="宋体" w:cs="Times New Roman"/>
                <w:b/>
                <w:bCs/>
                <w:i/>
                <w:sz w:val="24"/>
              </w:rPr>
              <m:t>N</m:t>
            </m:r>
            <m:ctrlPr>
              <w:rPr>
                <w:rFonts w:hint="default" w:ascii="Cambria Math" w:hAnsi="Cambria Math" w:eastAsia="宋体" w:cs="Times New Roman"/>
                <w:b/>
                <w:bCs/>
                <w:sz w:val="24"/>
              </w:rPr>
            </m:ctrlPr>
          </m:den>
        </m:f>
        <m:nary>
          <m:naryPr>
            <m:chr m:val="∑"/>
            <m:limLoc m:val="subSup"/>
            <m:ctrlPr>
              <w:rPr>
                <w:rFonts w:hint="default" w:ascii="Cambria Math" w:hAnsi="Cambria Math" w:eastAsia="宋体" w:cs="Times New Roman"/>
                <w:b/>
                <w:bCs/>
                <w:sz w:val="24"/>
              </w:rPr>
            </m:ctrlPr>
          </m:naryPr>
          <m:sub>
            <m:r>
              <m:rPr>
                <m:nor/>
                <m:sty m:val="bi"/>
              </m:rPr>
              <w:rPr>
                <w:rFonts w:hint="default" w:ascii="Times New Roman" w:hAnsi="Times New Roman" w:eastAsia="宋体" w:cs="Times New Roman"/>
                <w:b/>
                <w:bCs/>
                <w:i/>
                <w:sz w:val="24"/>
              </w:rPr>
              <m:t>i</m:t>
            </m:r>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b>
          <m:sup>
            <m:r>
              <m:rPr>
                <m:nor/>
                <m:sty m:val="bi"/>
              </m:rPr>
              <w:rPr>
                <w:rFonts w:hint="default" w:ascii="Times New Roman" w:hAnsi="Times New Roman" w:eastAsia="宋体" w:cs="Times New Roman"/>
                <w:b/>
                <w:bCs/>
                <w:i/>
                <w:sz w:val="24"/>
              </w:rPr>
              <m:t>N</m:t>
            </m:r>
            <m:ctrlPr>
              <w:rPr>
                <w:rFonts w:hint="default" w:ascii="Cambria Math" w:hAnsi="Cambria Math" w:eastAsia="宋体" w:cs="Times New Roman"/>
                <w:b/>
                <w:bCs/>
                <w:sz w:val="24"/>
              </w:rPr>
            </m:ctrlPr>
          </m:sup>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nary>
        <m:r>
          <m:rPr>
            <m:nor/>
            <m:sty m:val="b"/>
          </m:rPr>
          <w:rPr>
            <w:rFonts w:hint="default" w:ascii="Times New Roman" w:hAnsi="Times New Roman" w:eastAsia="宋体" w:cs="Times New Roman"/>
            <w:b/>
            <w:bCs/>
            <w:i w:val="0"/>
            <w:sz w:val="24"/>
          </w:rPr>
          <m:t>Δ</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−Δ</m:t>
        </m:r>
        <m:sSubSup>
          <m:sSubSupPr>
            <m:ctrlPr>
              <w:rPr>
                <w:rFonts w:hint="default" w:ascii="Cambria Math" w:hAnsi="Cambria Math" w:eastAsia="宋体" w:cs="Times New Roman"/>
                <w:b/>
                <w:bCs/>
                <w:sz w:val="24"/>
              </w:rPr>
            </m:ctrlPr>
          </m:sSubSup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up>
            <m:r>
              <m:rPr>
                <m:nor/>
                <m:sty m:val="bi"/>
              </m:rPr>
              <w:rPr>
                <w:rFonts w:hint="default" w:ascii="Times New Roman" w:hAnsi="Times New Roman" w:eastAsia="宋体" w:cs="Times New Roman"/>
                <w:b/>
                <w:bCs/>
                <w:i/>
                <w:sz w:val="24"/>
              </w:rPr>
              <m:t>true</m:t>
            </m:r>
            <m:ctrlPr>
              <w:rPr>
                <w:rFonts w:hint="default" w:ascii="Cambria Math" w:hAnsi="Cambria Math" w:eastAsia="宋体" w:cs="Times New Roman"/>
                <w:b/>
                <w:bCs/>
                <w:sz w:val="24"/>
              </w:rPr>
            </m:ctrlPr>
          </m:sup>
        </m:sSubSup>
        <m:sSup>
          <m:sSupPr>
            <m:ctrlPr>
              <w:rPr>
                <w:rFonts w:hint="default" w:ascii="Cambria Math" w:hAnsi="Cambria Math" w:eastAsia="宋体" w:cs="Times New Roman"/>
                <w:b/>
                <w:bCs/>
                <w:sz w:val="24"/>
              </w:rPr>
            </m:ctrlPr>
          </m:sSupPr>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sup>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p>
        </m:sSup>
      </m:oMath>
      <w:r>
        <w:rPr>
          <w:rFonts w:hint="default" w:ascii="Times New Roman" w:hAnsi="Times New Roman" w:cs="Times New Roman"/>
          <w:b/>
          <w:bCs/>
          <w:i w:val="0"/>
          <w:sz w:val="24"/>
          <w:lang w:val="en-US" w:eastAsia="zh-CN"/>
        </w:rPr>
        <w:t xml:space="preserve">  </w:t>
      </w:r>
      <w:r>
        <w:rPr>
          <w:rFonts w:hint="eastAsia" w:ascii="Times New Roman" w:hAnsi="Times New Roman" w:cs="Times New Roman"/>
          <w:b/>
          <w:bCs/>
          <w:i w:val="0"/>
          <w:sz w:val="24"/>
          <w:lang w:val="en-US" w:eastAsia="zh-CN"/>
        </w:rPr>
        <w:t xml:space="preserve">   </w:t>
      </w:r>
      <w:r>
        <w:rPr>
          <w:rFonts w:hint="default" w:ascii="Times New Roman" w:hAnsi="Times New Roman" w:cs="Times New Roman"/>
          <w:b/>
          <w:bCs/>
          <w:i w:val="0"/>
          <w:sz w:val="24"/>
          <w:lang w:val="en-US" w:eastAsia="zh-CN"/>
        </w:rPr>
        <w:t>(16)</w:t>
      </w:r>
    </w:p>
    <w:p w14:paraId="5B740F2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宋体" w:cs="Times New Roman"/>
          <w:b/>
          <w:bCs/>
          <w:i w:val="0"/>
          <w:sz w:val="24"/>
          <w:lang w:val="en-US" w:eastAsia="zh-CN"/>
        </w:rPr>
      </w:pPr>
      <m:oMath>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cons</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f>
          <m:fPr>
            <m:ctrlPr>
              <w:rPr>
                <w:rFonts w:hint="default" w:ascii="Cambria Math" w:hAnsi="Cambria Math" w:eastAsia="宋体" w:cs="Times New Roman"/>
                <w:b/>
                <w:bCs/>
                <w:sz w:val="24"/>
              </w:rPr>
            </m:ctrlPr>
          </m:fPr>
          <m:num>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num>
          <m:den>
            <m:r>
              <m:rPr>
                <m:nor/>
                <m:sty m:val="bi"/>
              </m:rPr>
              <w:rPr>
                <w:rFonts w:hint="default" w:ascii="Times New Roman" w:hAnsi="Times New Roman" w:eastAsia="宋体" w:cs="Times New Roman"/>
                <w:b/>
                <w:bCs/>
                <w:i/>
                <w:sz w:val="24"/>
              </w:rPr>
              <m:t>N</m:t>
            </m:r>
            <m:ctrlPr>
              <w:rPr>
                <w:rFonts w:hint="default" w:ascii="Cambria Math" w:hAnsi="Cambria Math" w:eastAsia="宋体" w:cs="Times New Roman"/>
                <w:b/>
                <w:bCs/>
                <w:sz w:val="24"/>
              </w:rPr>
            </m:ctrlPr>
          </m:den>
        </m:f>
        <m:nary>
          <m:naryPr>
            <m:chr m:val="∑"/>
            <m:limLoc m:val="subSup"/>
            <m:ctrlPr>
              <w:rPr>
                <w:rFonts w:hint="default" w:ascii="Cambria Math" w:hAnsi="Cambria Math" w:eastAsia="宋体" w:cs="Times New Roman"/>
                <w:b/>
                <w:bCs/>
                <w:sz w:val="24"/>
              </w:rPr>
            </m:ctrlPr>
          </m:naryPr>
          <m:sub>
            <m:r>
              <m:rPr>
                <m:nor/>
                <m:sty m:val="bi"/>
              </m:rPr>
              <w:rPr>
                <w:rFonts w:hint="default" w:ascii="Times New Roman" w:hAnsi="Times New Roman" w:eastAsia="宋体" w:cs="Times New Roman"/>
                <w:b/>
                <w:bCs/>
                <w:i/>
                <w:sz w:val="24"/>
              </w:rPr>
              <m:t>i</m:t>
            </m:r>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b>
          <m:sup>
            <m:r>
              <m:rPr>
                <m:nor/>
                <m:sty m:val="bi"/>
              </m:rPr>
              <w:rPr>
                <w:rFonts w:hint="default" w:ascii="Times New Roman" w:hAnsi="Times New Roman" w:eastAsia="宋体" w:cs="Times New Roman"/>
                <w:b/>
                <w:bCs/>
                <w:i/>
                <w:sz w:val="24"/>
              </w:rPr>
              <m:t>N</m:t>
            </m:r>
            <m:ctrlPr>
              <w:rPr>
                <w:rFonts w:hint="default" w:ascii="Cambria Math" w:hAnsi="Cambria Math" w:eastAsia="宋体" w:cs="Times New Roman"/>
                <w:b/>
                <w:bCs/>
                <w:sz w:val="24"/>
              </w:rPr>
            </m:ctrlPr>
          </m:sup>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nary>
        <m:r>
          <m:rPr>
            <m:nor/>
            <m:sty m:val="bi"/>
            <m:scr m:val="script"/>
          </m:rPr>
          <w:rPr>
            <w:rFonts w:hint="default" w:ascii="Times New Roman" w:hAnsi="Times New Roman" w:eastAsia="MS Mincho" w:cs="MS Mincho"/>
            <w:b/>
            <w:bCs/>
            <w:i/>
            <w:sz w:val="24"/>
          </w:rPr>
          <m:t>W</m:t>
        </m:r>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coarse</m:t>
            </m:r>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+Δ</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wrapped</m:t>
            </m:r>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sSup>
          <m:sSupPr>
            <m:ctrlPr>
              <w:rPr>
                <w:rFonts w:hint="default" w:ascii="Cambria Math" w:hAnsi="Cambria Math" w:eastAsia="宋体" w:cs="Times New Roman"/>
                <w:b/>
                <w:bCs/>
                <w:sz w:val="24"/>
              </w:rPr>
            </m:ctrlPr>
          </m:sSupPr>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sup>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p>
        </m:sSup>
      </m:oMath>
      <w:r>
        <w:rPr>
          <w:rFonts w:hint="default" w:ascii="Times New Roman" w:hAnsi="Times New Roman" w:cs="Times New Roman"/>
          <w:b/>
          <w:bCs/>
          <w:i w:val="0"/>
          <w:sz w:val="24"/>
          <w:lang w:val="en-US" w:eastAsia="zh-CN"/>
        </w:rPr>
        <w:t xml:space="preserve">  (17)</w:t>
      </w:r>
    </w:p>
    <w:p w14:paraId="038BAC2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宋体" w:cs="Times New Roman"/>
          <w:b/>
          <w:bCs/>
          <w:i w:val="0"/>
          <w:sz w:val="24"/>
        </w:rPr>
      </w:pPr>
    </w:p>
    <w:p w14:paraId="7499F36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cs="Times New Roman"/>
          <w:b/>
          <w:bCs/>
          <w:i w:val="0"/>
          <w:sz w:val="24"/>
          <w:lang w:val="en-US" w:eastAsia="zh-CN"/>
        </w:rPr>
      </w:pPr>
      <m:oMath>
        <m:sSub>
          <m:sSubPr>
            <m:ctrlPr>
              <w:rPr>
                <w:rFonts w:hint="default" w:ascii="Cambria Math" w:hAnsi="Cambria Math" w:eastAsia="宋体" w:cs="Times New Roman"/>
                <w:b/>
                <w:bCs/>
                <w:sz w:val="24"/>
              </w:rPr>
            </m:ctrlPr>
          </m:sSubPr>
          <m:e>
            <m:r>
              <m:rPr>
                <m:nor/>
                <m:sty m:val="bi"/>
                <m:scr m:val="script"/>
              </m:rPr>
              <w:rPr>
                <w:rFonts w:hint="default" w:ascii="Times New Roman" w:hAnsi="Times New Roman" w:eastAsia="MS Mincho" w:cs="MS Mincho"/>
                <w:b/>
                <w:bCs/>
                <w:i/>
                <w:sz w:val="24"/>
              </w:rPr>
              <m:t>L</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smooth</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nary>
          <m:naryPr>
            <m:chr m:val="∑"/>
            <m:limLoc m:val="subSup"/>
            <m:ctrlPr>
              <w:rPr>
                <w:rFonts w:hint="default" w:ascii="Cambria Math" w:hAnsi="Cambria Math" w:eastAsia="宋体" w:cs="Times New Roman"/>
                <w:b/>
                <w:bCs/>
                <w:sz w:val="24"/>
              </w:rPr>
            </m:ctrlPr>
          </m:naryPr>
          <m:sub>
            <m:r>
              <m:rPr>
                <m:nor/>
                <m:sty m:val="bi"/>
              </m:rPr>
              <w:rPr>
                <w:rFonts w:hint="default" w:ascii="Times New Roman" w:hAnsi="Times New Roman" w:eastAsia="宋体" w:cs="Times New Roman"/>
                <w:b/>
                <w:bCs/>
                <w:i/>
                <w:sz w:val="24"/>
              </w:rPr>
              <m:t>i</m:t>
            </m:r>
            <m:r>
              <m:rPr>
                <m:nor/>
                <m:sty m:val="b"/>
              </m:rPr>
              <w:rPr>
                <w:rFonts w:hint="default" w:ascii="Times New Roman" w:hAnsi="Times New Roman" w:eastAsia="宋体" w:cs="Times New Roman"/>
                <w:b/>
                <w:bCs/>
                <w:i w:val="0"/>
                <w:sz w:val="24"/>
              </w:rPr>
              <m:t>=1</m:t>
            </m:r>
            <m:ctrlPr>
              <w:rPr>
                <w:rFonts w:hint="default" w:ascii="Cambria Math" w:hAnsi="Cambria Math" w:eastAsia="宋体" w:cs="Times New Roman"/>
                <w:b/>
                <w:bCs/>
                <w:sz w:val="24"/>
              </w:rPr>
            </m:ctrlPr>
          </m:sub>
          <m:sup>
            <m:r>
              <m:rPr>
                <m:nor/>
                <m:sty m:val="bi"/>
              </m:rPr>
              <w:rPr>
                <w:rFonts w:hint="default" w:ascii="Times New Roman" w:hAnsi="Times New Roman" w:eastAsia="宋体" w:cs="Times New Roman"/>
                <w:b/>
                <w:bCs/>
                <w:i/>
                <w:sz w:val="24"/>
              </w:rPr>
              <m:t>N</m:t>
            </m:r>
            <m:ctrlPr>
              <w:rPr>
                <w:rFonts w:hint="default" w:ascii="Cambria Math" w:hAnsi="Cambria Math" w:eastAsia="宋体" w:cs="Times New Roman"/>
                <w:b/>
                <w:bCs/>
                <w:sz w:val="24"/>
              </w:rPr>
            </m:ctrlPr>
          </m:sup>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nary>
        <m:r>
          <m:rPr>
            <m:nor/>
            <m:sty m:val="b"/>
          </m:rPr>
          <w:rPr>
            <w:rFonts w:hint="default" w:ascii="Times New Roman" w:hAnsi="Times New Roman" w:eastAsia="宋体" w:cs="Times New Roman"/>
            <w:b/>
            <w:bCs/>
            <w:i w:val="0"/>
            <w:sz w:val="24"/>
          </w:rPr>
          <m:t>∇(</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coarse</m:t>
            </m:r>
            <m:r>
              <m:rPr>
                <m:nor/>
                <m:sty m:val="b"/>
              </m:rPr>
              <w:rPr>
                <w:rFonts w:hint="default" w:ascii="Times New Roman" w:hAnsi="Times New Roman" w:eastAsia="宋体" w:cs="Times New Roman"/>
                <w:b/>
                <w:bCs/>
                <w:i w:val="0"/>
                <w:sz w:val="24"/>
              </w:rPr>
              <m:t>,</m:t>
            </m:r>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+Δ</m:t>
        </m:r>
        <m:sSub>
          <m:sSubPr>
            <m:ctrlPr>
              <w:rPr>
                <w:rFonts w:hint="default" w:ascii="Cambria Math" w:hAnsi="Cambria Math" w:eastAsia="宋体" w:cs="Times New Roman"/>
                <w:b/>
                <w:bCs/>
                <w:sz w:val="24"/>
              </w:rPr>
            </m:ctrlPr>
          </m:sSubPr>
          <m:e>
            <m:r>
              <m:rPr>
                <m:nor/>
                <m:sty m:val="b"/>
              </m:rPr>
              <w:rPr>
                <w:rFonts w:hint="default" w:ascii="Times New Roman" w:hAnsi="Times New Roman" w:eastAsia="宋体" w:cs="Times New Roman"/>
                <w:b/>
                <w:bCs/>
                <w:i w:val="0"/>
                <w:sz w:val="24"/>
              </w:rPr>
              <m:t>ϕ</m:t>
            </m:r>
            <m:ctrlPr>
              <w:rPr>
                <w:rFonts w:hint="default" w:ascii="Cambria Math" w:hAnsi="Cambria Math" w:eastAsia="宋体" w:cs="Times New Roman"/>
                <w:b/>
                <w:bCs/>
                <w:sz w:val="24"/>
              </w:rPr>
            </m:ctrlPr>
          </m:e>
          <m:sub>
            <m:r>
              <m:rPr>
                <m:nor/>
                <m:sty m:val="bi"/>
              </m:rPr>
              <w:rPr>
                <w:rFonts w:hint="default" w:ascii="Times New Roman" w:hAnsi="Times New Roman" w:eastAsia="宋体" w:cs="Times New Roman"/>
                <w:b/>
                <w:bCs/>
                <w:i/>
                <w:sz w:val="24"/>
              </w:rPr>
              <m:t>i</m:t>
            </m:r>
            <m:ctrlPr>
              <w:rPr>
                <w:rFonts w:hint="default" w:ascii="Cambria Math" w:hAnsi="Cambria Math" w:eastAsia="宋体" w:cs="Times New Roman"/>
                <w:b/>
                <w:bCs/>
                <w:sz w:val="24"/>
              </w:rPr>
            </m:ctrlPr>
          </m:sub>
        </m:sSub>
        <m:r>
          <m:rPr>
            <m:nor/>
            <m:sty m:val="b"/>
          </m:rPr>
          <w:rPr>
            <w:rFonts w:hint="default" w:ascii="Times New Roman" w:hAnsi="Times New Roman" w:eastAsia="宋体" w:cs="Times New Roman"/>
            <w:b/>
            <w:bCs/>
            <w:i w:val="0"/>
            <w:sz w:val="24"/>
          </w:rPr>
          <m:t>)</m:t>
        </m:r>
        <m:sSup>
          <m:sSupPr>
            <m:ctrlPr>
              <w:rPr>
                <w:rFonts w:hint="default" w:ascii="Cambria Math" w:hAnsi="Cambria Math" w:eastAsia="宋体" w:cs="Times New Roman"/>
                <w:b/>
                <w:bCs/>
                <w:sz w:val="24"/>
              </w:rPr>
            </m:ctrlPr>
          </m:sSupPr>
          <m:e>
            <m:r>
              <m:rPr>
                <m:nor/>
                <m:sty m:val="b"/>
              </m:rPr>
              <w:rPr>
                <w:rFonts w:hint="default" w:ascii="Times New Roman" w:hAnsi="Times New Roman" w:eastAsia="宋体" w:cs="Times New Roman"/>
                <w:b/>
                <w:bCs/>
                <w:i w:val="0"/>
                <w:sz w:val="24"/>
              </w:rPr>
              <m:t>‖</m:t>
            </m:r>
            <m:ctrlPr>
              <w:rPr>
                <w:rFonts w:hint="default" w:ascii="Cambria Math" w:hAnsi="Cambria Math" w:eastAsia="宋体" w:cs="Times New Roman"/>
                <w:b/>
                <w:bCs/>
                <w:sz w:val="24"/>
              </w:rPr>
            </m:ctrlPr>
          </m:e>
          <m:sup>
            <m:r>
              <m:rPr>
                <m:nor/>
                <m:sty m:val="b"/>
              </m:rPr>
              <w:rPr>
                <w:rFonts w:hint="default" w:ascii="Times New Roman" w:hAnsi="Times New Roman" w:eastAsia="宋体" w:cs="Times New Roman"/>
                <w:b/>
                <w:bCs/>
                <w:i w:val="0"/>
                <w:sz w:val="24"/>
              </w:rPr>
              <m:t>2</m:t>
            </m:r>
            <m:ctrlPr>
              <w:rPr>
                <w:rFonts w:hint="default" w:ascii="Cambria Math" w:hAnsi="Cambria Math" w:eastAsia="宋体" w:cs="Times New Roman"/>
                <w:b/>
                <w:bCs/>
                <w:sz w:val="24"/>
              </w:rPr>
            </m:ctrlPr>
          </m:sup>
        </m:sSup>
      </m:oMath>
      <w:r>
        <w:rPr>
          <w:rFonts w:hint="default" w:ascii="Times New Roman" w:hAnsi="Times New Roman" w:cs="Times New Roman"/>
          <w:b/>
          <w:bCs/>
          <w:i w:val="0"/>
          <w:sz w:val="24"/>
          <w:lang w:val="en-US" w:eastAsia="zh-CN"/>
        </w:rPr>
        <w:t xml:space="preserve">  (18)</w:t>
      </w:r>
    </w:p>
    <w:p w14:paraId="4779486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i w:val="0"/>
          <w:kern w:val="0"/>
          <w:sz w:val="24"/>
          <w:szCs w:val="24"/>
          <w:lang w:val="en-US" w:eastAsia="zh-CN" w:bidi="ar"/>
        </w:rPr>
      </w:pPr>
      <w:r>
        <w:rPr>
          <w:rFonts w:hint="default" w:ascii="Times New Roman" w:hAnsi="Times New Roman" w:cs="Times New Roman"/>
          <w:b w:val="0"/>
          <w:bCs w:val="0"/>
          <w:i w:val="0"/>
          <w:sz w:val="24"/>
          <w:szCs w:val="24"/>
          <w:lang w:val="en-US" w:eastAsia="zh-CN"/>
        </w:rPr>
        <w:t>Here</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eastAsia="MS Mincho" w:cs="Times New Roman"/>
            <w:b/>
            <w:bCs/>
            <w:i/>
            <w:sz w:val="24"/>
          </w:rPr>
          <m:t>W</m:t>
        </m:r>
        <m:r>
          <m:rPr>
            <m:nor/>
            <m:sty m:val="b"/>
          </m:rPr>
          <w:rPr>
            <w:rFonts w:hint="default" w:ascii="Times New Roman" w:hAnsi="Times New Roman" w:eastAsia="MS Mincho" w:cs="Times New Roman"/>
            <w:b/>
            <w:bCs/>
            <w:i w:val="0"/>
            <w:sz w:val="24"/>
          </w:rPr>
          <m:t>(·</m:t>
        </m:r>
        <m:r>
          <m:rPr>
            <m:nor/>
            <m:sty m:val="b"/>
          </m:rPr>
          <w:rPr>
            <w:rFonts w:hint="default" w:ascii="Times New Roman" w:hAnsi="Times New Roman" w:eastAsia="Consolas" w:cs="Times New Roman"/>
            <w:b/>
            <w:bCs/>
            <w:i w:val="0"/>
            <w:sz w:val="24"/>
            <w:szCs w:val="24"/>
          </w:rPr>
          <m:t>)</m:t>
        </m:r>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is the wrapping operator, and</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λ</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oMath>
      <w:r>
        <w:rPr>
          <w:rFonts w:hint="default" w:ascii="Times New Roman" w:hAnsi="Times New Roman" w:cs="Times New Roman"/>
          <w:b/>
          <w:bCs/>
          <w:i w:val="0"/>
          <w:sz w:val="24"/>
          <w:szCs w:val="24"/>
          <w:lang w:eastAsia="zh-CN"/>
        </w:rPr>
        <w:t>，</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λ</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2</m:t>
            </m:r>
            <m:ctrlPr>
              <w:rPr>
                <w:rFonts w:hint="default" w:ascii="Cambria Math" w:hAnsi="Cambria Math" w:eastAsia="Consolas" w:cs="Times New Roman"/>
                <w:b/>
                <w:bCs/>
                <w:sz w:val="24"/>
                <w:szCs w:val="24"/>
              </w:rPr>
            </m:ctrlPr>
          </m:sub>
        </m:sSub>
      </m:oMath>
      <w:r>
        <w:rPr>
          <w:rFonts w:hint="default" w:ascii="Times New Roman" w:hAnsi="Times New Roman" w:cs="Times New Roman"/>
          <w:i w:val="0"/>
          <w:sz w:val="24"/>
          <w:szCs w:val="24"/>
          <w:lang w:val="en-US" w:eastAsia="zh-CN"/>
        </w:rPr>
        <w:t xml:space="preserve"> are weighting factors.</w:t>
      </w:r>
      <w:r>
        <w:rPr>
          <w:rFonts w:hint="eastAsia" w:ascii="Times New Roman" w:hAnsi="Times New Roman" w:cs="Times New Roman"/>
          <w:i w:val="0"/>
          <w:sz w:val="24"/>
          <w:szCs w:val="24"/>
          <w:lang w:val="en-US" w:eastAsia="zh-CN"/>
        </w:rPr>
        <w:t xml:space="preserve"> A</w:t>
      </w:r>
      <w:r>
        <w:rPr>
          <w:rFonts w:hint="default" w:ascii="Times New Roman" w:hAnsi="Times New Roman" w:eastAsia="宋体" w:cs="Times New Roman"/>
          <w:i w:val="0"/>
          <w:kern w:val="0"/>
          <w:sz w:val="24"/>
          <w:szCs w:val="24"/>
          <w:lang w:val="en-US" w:eastAsia="zh-CN" w:bidi="ar"/>
        </w:rPr>
        <w:t>utoencoder is further used to detect unreliable regions caused by spatter or dust occlusion; these regions are assigned lower weights during correction.</w:t>
      </w:r>
    </w:p>
    <w:p w14:paraId="0134CF8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i w:val="0"/>
          <w:kern w:val="0"/>
          <w:sz w:val="24"/>
          <w:szCs w:val="24"/>
          <w:lang w:val="en-US" w:eastAsia="zh-CN" w:bidi="ar"/>
        </w:rPr>
      </w:pPr>
    </w:p>
    <w:p w14:paraId="6BB7F95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b/>
          <w:bCs/>
          <w:i w:val="0"/>
          <w:kern w:val="0"/>
          <w:sz w:val="28"/>
          <w:szCs w:val="28"/>
          <w:lang w:val="en-US" w:eastAsia="zh-CN" w:bidi="ar"/>
        </w:rPr>
      </w:pPr>
      <w:r>
        <w:rPr>
          <w:rFonts w:hint="default" w:ascii="Times New Roman" w:hAnsi="Times New Roman" w:eastAsia="宋体" w:cs="Times New Roman"/>
          <w:b/>
          <w:bCs/>
          <w:i w:val="0"/>
          <w:kern w:val="0"/>
          <w:sz w:val="28"/>
          <w:szCs w:val="28"/>
          <w:lang w:val="en-US" w:eastAsia="zh-CN" w:bidi="ar"/>
        </w:rPr>
        <w:t>4.3 Offline Edge Intelligence</w:t>
      </w:r>
    </w:p>
    <w:p w14:paraId="46EDDFA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i w:val="0"/>
          <w:kern w:val="0"/>
          <w:sz w:val="24"/>
          <w:szCs w:val="24"/>
          <w:lang w:val="en-US" w:eastAsia="zh-CN" w:bidi="ar"/>
        </w:rPr>
      </w:pPr>
      <w:r>
        <w:rPr>
          <w:rFonts w:hint="default" w:ascii="Times New Roman" w:hAnsi="Times New Roman" w:eastAsia="宋体" w:cs="Times New Roman"/>
          <w:i w:val="0"/>
          <w:kern w:val="0"/>
          <w:sz w:val="24"/>
          <w:szCs w:val="24"/>
          <w:lang w:val="en-US" w:eastAsia="zh-CN" w:bidi="ar"/>
        </w:rPr>
        <w:t>To satisfy the real-time and data-confidentiality requirements of aerospace and defense applications, an offline edge intelligence module replaces cloud APIs. The module consists of a local structured knowledge base and a rule engine.</w:t>
      </w:r>
    </w:p>
    <w:p w14:paraId="5F139C6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i w:val="0"/>
          <w:kern w:val="0"/>
          <w:sz w:val="24"/>
          <w:szCs w:val="24"/>
          <w:lang w:val="en-US" w:eastAsia="zh-CN" w:bidi="ar"/>
        </w:rPr>
      </w:pPr>
    </w:p>
    <w:p w14:paraId="030A5F0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cs="Times New Roman"/>
          <w:i w:val="0"/>
          <w:sz w:val="24"/>
          <w:szCs w:val="24"/>
          <w:lang w:val="en-US" w:eastAsia="zh-CN"/>
        </w:rPr>
      </w:pPr>
      <w:r>
        <w:rPr>
          <w:rFonts w:hint="default" w:ascii="Times New Roman" w:hAnsi="Times New Roman" w:eastAsia="宋体" w:cs="Times New Roman"/>
          <w:i w:val="0"/>
          <w:kern w:val="0"/>
          <w:sz w:val="24"/>
          <w:szCs w:val="24"/>
          <w:lang w:val="en-US" w:eastAsia="zh-CN" w:bidi="ar"/>
        </w:rPr>
        <w:t xml:space="preserve">The knowledge base contains a set of defect–action mappings </w:t>
      </w:r>
      <m:oMath>
        <m:r>
          <m:rPr>
            <m:nor/>
            <m:sty m:val="bi"/>
            <m:scr m:val="script"/>
          </m:rPr>
          <w:rPr>
            <w:rFonts w:hint="default" w:ascii="Times New Roman" w:hAnsi="Times New Roman" w:eastAsia="MS Mincho" w:cs="MS Mincho"/>
            <w:b/>
            <w:bCs/>
            <w:i/>
            <w:sz w:val="24"/>
            <w:szCs w:val="24"/>
          </w:rPr>
          <m:t>K</m:t>
        </m:r>
        <m:r>
          <m:rPr>
            <m:nor/>
            <m:sty m:val="b"/>
          </m:rPr>
          <w:rPr>
            <w:rFonts w:hint="default" w:ascii="Times New Roman" w:hAnsi="Times New Roman" w:cs="Times New Roman"/>
            <w:b/>
            <w:bCs/>
            <w:i w:val="0"/>
            <w:sz w:val="24"/>
            <w:szCs w:val="24"/>
            <w:lang w:val="en-US" w:eastAsia="zh-CN"/>
          </w:rPr>
          <m:t xml:space="preserve"> </m:t>
        </m:r>
      </m:oMath>
      <w:r>
        <w:rPr>
          <w:rFonts w:hint="default" w:ascii="Times New Roman" w:hAnsi="Times New Roman" w:cs="Times New Roman"/>
          <w:b/>
          <w:bCs/>
          <w:i w:val="0"/>
          <w:sz w:val="24"/>
          <w:szCs w:val="24"/>
          <w:lang w:val="en-US" w:eastAsia="zh-CN"/>
        </w:rPr>
        <w:t>=</w:t>
      </w:r>
      <m:oMath>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scr m:val="script"/>
              </m:rPr>
              <w:rPr>
                <w:rFonts w:hint="default" w:ascii="Times New Roman" w:hAnsi="Times New Roman" w:eastAsia="MS Mincho" w:cs="MS Mincho"/>
                <w:b/>
                <w:bCs/>
                <w:i/>
                <w:sz w:val="24"/>
                <w:szCs w:val="24"/>
              </w:rPr>
              <m:t>D</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scr m:val="script"/>
              </m:rPr>
              <w:rPr>
                <w:rFonts w:hint="default" w:ascii="Times New Roman" w:hAnsi="Times New Roman" w:eastAsia="MS Mincho" w:cs="MS Mincho"/>
                <w:b/>
                <w:bCs/>
                <w:i/>
                <w:sz w:val="24"/>
                <w:szCs w:val="24"/>
              </w:rPr>
              <m:t>A</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Sup>
          <m:sSubSupPr>
            <m:ctrlPr>
              <w:rPr>
                <w:rFonts w:hint="default" w:ascii="Cambria Math" w:hAnsi="Cambria Math" w:eastAsia="Consolas" w:cs="Times New Roman"/>
                <w:b/>
                <w:bCs/>
                <w:sz w:val="24"/>
                <w:szCs w:val="24"/>
              </w:rPr>
            </m:ctrlPr>
          </m:sSubSupPr>
          <m:e>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r>
              <m:rPr>
                <m:nor/>
                <m:sty m:val="bi"/>
              </m:rPr>
              <w:rPr>
                <w:rFonts w:hint="default" w:ascii="Times New Roman" w:hAnsi="Times New Roman" w:eastAsia="Consolas" w:cs="Times New Roman"/>
                <w:b/>
                <w:bCs/>
                <w:i/>
                <w:sz w:val="24"/>
                <w:szCs w:val="24"/>
              </w:rPr>
              <m:t>M</m:t>
            </m:r>
            <m:ctrlPr>
              <w:rPr>
                <w:rFonts w:hint="default" w:ascii="Cambria Math" w:hAnsi="Cambria Math" w:eastAsia="Consolas" w:cs="Times New Roman"/>
                <w:b/>
                <w:bCs/>
                <w:sz w:val="24"/>
                <w:szCs w:val="24"/>
              </w:rPr>
            </m:ctrlPr>
          </m:sup>
        </m:sSubSup>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，where</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eastAsia="Consolas" w:cs="Times New Roman"/>
                <w:b/>
                <w:bCs/>
                <w:sz w:val="24"/>
                <w:szCs w:val="24"/>
              </w:rPr>
            </m:ctrlPr>
          </m:sSubPr>
          <m:e>
            <m:r>
              <m:rPr>
                <m:nor/>
                <m:sty m:val="bi"/>
                <m:scr m:val="script"/>
              </m:rPr>
              <w:rPr>
                <w:rFonts w:hint="default" w:ascii="Times New Roman" w:hAnsi="Times New Roman" w:eastAsia="MS Mincho" w:cs="MS Mincho"/>
                <w:b/>
                <w:bCs/>
                <w:i/>
                <w:sz w:val="24"/>
                <w:szCs w:val="24"/>
              </w:rPr>
              <m:t>D</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ctrlPr>
              <w:rPr>
                <w:rFonts w:hint="default" w:ascii="Cambria Math" w:hAnsi="Cambria Math" w:eastAsia="Consolas"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 xml:space="preserve">is a defect type (e.g., keyhole porosity, cracking, lack of fusion, balling) and </w:t>
      </w:r>
      <m:oMath>
        <m:sSub>
          <m:sSubPr>
            <m:ctrlPr>
              <w:rPr>
                <w:rFonts w:hint="default" w:ascii="Cambria Math" w:hAnsi="Cambria Math" w:eastAsia="Consolas" w:cs="Times New Roman"/>
                <w:b/>
                <w:bCs/>
                <w:sz w:val="24"/>
                <w:szCs w:val="24"/>
              </w:rPr>
            </m:ctrlPr>
          </m:sSubPr>
          <m:e>
            <m:r>
              <m:rPr>
                <m:nor/>
                <m:sty m:val="bi"/>
                <m:scr m:val="script"/>
              </m:rPr>
              <w:rPr>
                <w:rFonts w:hint="default" w:ascii="Times New Roman" w:hAnsi="Times New Roman" w:eastAsia="MS Mincho" w:cs="MS Mincho"/>
                <w:b/>
                <w:bCs/>
                <w:i/>
                <w:sz w:val="24"/>
                <w:szCs w:val="24"/>
              </w:rPr>
              <m:t>A</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ctrlPr>
              <w:rPr>
                <w:rFonts w:hint="default" w:ascii="Cambria Math" w:hAnsi="Cambria Math" w:eastAsia="Consolas"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 xml:space="preserve">is the corresponding parameter adjustment action. For an observed defect </w:t>
      </w:r>
      <m:oMath>
        <m:r>
          <m:rPr>
            <m:nor/>
          </m:rPr>
          <w:rPr>
            <w:rFonts w:hint="default" w:ascii="Times New Roman" w:hAnsi="Times New Roman" w:cs="Times New Roman"/>
            <w:i/>
            <w:sz w:val="24"/>
            <w:szCs w:val="24"/>
          </w:rPr>
          <m:t>d</m:t>
        </m:r>
      </m:oMath>
      <w:r>
        <w:rPr>
          <w:rFonts w:hint="default" w:ascii="Times New Roman" w:hAnsi="Times New Roman" w:cs="Times New Roman"/>
          <w:i w:val="0"/>
          <w:sz w:val="24"/>
          <w:szCs w:val="24"/>
          <w:lang w:val="en-US" w:eastAsia="zh-CN"/>
        </w:rPr>
        <w:t xml:space="preserve"> with probability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d</m:t>
            </m:r>
            <m:ctrlPr>
              <w:rPr>
                <w:rFonts w:hint="default" w:ascii="Cambria Math" w:hAnsi="Cambria Math" w:eastAsia="Consolas"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the rule engine retrieves the best matching action by maximizing a similarity score:</w:t>
      </w:r>
    </w:p>
    <w:p w14:paraId="5B2F5F8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hAnsi="Cambria Math" w:eastAsia="宋体" w:cs="宋体"/>
          <w:i w:val="0"/>
          <w:kern w:val="0"/>
          <w:sz w:val="19"/>
          <w:szCs w:val="24"/>
          <w:lang w:val="en-US" w:eastAsia="zh-CN" w:bidi="ar"/>
        </w:rPr>
      </w:pPr>
    </w:p>
    <w:p w14:paraId="5900460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eastAsia" w:hAnsi="Cambria Math" w:eastAsia="宋体" w:cs="宋体"/>
          <w:i w:val="0"/>
          <w:kern w:val="0"/>
          <w:sz w:val="19"/>
          <w:szCs w:val="24"/>
          <w:lang w:val="en-US" w:eastAsia="zh-CN" w:bidi="ar"/>
        </w:rPr>
      </w:pPr>
      <m:oMath>
        <m:sSup>
          <m:sSupPr>
            <m:ctrlPr>
              <w:rPr>
                <w:rFonts w:hint="default" w:ascii="Cambria Math" w:hAnsi="Cambria Math" w:eastAsia="宋体" w:cs="Times New Roman"/>
                <w:b/>
                <w:bCs/>
                <w:sz w:val="24"/>
                <w:szCs w:val="24"/>
              </w:rPr>
            </m:ctrlPr>
          </m:sSupPr>
          <m:e>
            <m:r>
              <m:rPr>
                <m:nor/>
                <m:sty m:val="bi"/>
                <m:scr m:val="script"/>
              </m:rPr>
              <w:rPr>
                <w:rFonts w:hint="default" w:ascii="Times New Roman" w:hAnsi="Times New Roman" w:eastAsia="MS Mincho" w:cs="MS Mincho"/>
                <w:b/>
                <w:bCs/>
                <w:i/>
                <w:sz w:val="24"/>
                <w:szCs w:val="24"/>
              </w:rPr>
              <m:t>A</m:t>
            </m:r>
            <m:ctrlPr>
              <w:rPr>
                <w:rFonts w:hint="default" w:ascii="Cambria Math" w:hAnsi="Cambria Math" w:eastAsia="宋体" w:cs="Times New Roman"/>
                <w:b/>
                <w:bCs/>
                <w:sz w:val="24"/>
                <w:szCs w:val="24"/>
              </w:rPr>
            </m:ctrlPr>
          </m:e>
          <m:sup>
            <m:r>
              <m:rPr>
                <m:nor/>
                <m:sty m:val="b"/>
              </m:rPr>
              <w:rPr>
                <w:rFonts w:hint="default" w:ascii="Times New Roman" w:hAnsi="Times New Roman" w:eastAsia="宋体" w:cs="Times New Roman"/>
                <w:b/>
                <w:bCs/>
                <w:i w:val="0"/>
                <w:sz w:val="24"/>
                <w:szCs w:val="24"/>
              </w:rPr>
              <m:t>∗</m:t>
            </m:r>
            <m:ctrlPr>
              <w:rPr>
                <w:rFonts w:hint="default" w:ascii="Cambria Math" w:hAnsi="Cambria Math" w:eastAsia="宋体" w:cs="Times New Roman"/>
                <w:b/>
                <w:bCs/>
                <w:sz w:val="24"/>
                <w:szCs w:val="24"/>
              </w:rPr>
            </m:ctrlPr>
          </m:sup>
        </m:sSup>
        <m:r>
          <m:rPr>
            <m:nor/>
            <m:sty m:val="b"/>
          </m:rPr>
          <w:rPr>
            <w:rFonts w:hint="default" w:ascii="Times New Roman" w:hAnsi="Times New Roman" w:eastAsia="宋体" w:cs="Times New Roman"/>
            <w:b/>
            <w:bCs/>
            <w:i w:val="0"/>
            <w:sz w:val="24"/>
            <w:szCs w:val="24"/>
          </w:rPr>
          <m:t>=</m:t>
        </m:r>
        <m:func>
          <m:funcPr>
            <m:ctrlPr>
              <w:rPr>
                <w:rFonts w:hint="default" w:ascii="Cambria Math" w:hAnsi="Cambria Math" w:eastAsia="宋体" w:cs="Times New Roman"/>
                <w:b/>
                <w:bCs/>
                <w:sz w:val="24"/>
                <w:szCs w:val="24"/>
              </w:rPr>
            </m:ctrlPr>
          </m:funcPr>
          <m:fName>
            <m:r>
              <m:rPr>
                <m:nor/>
                <m:sty m:val="b"/>
              </m:rPr>
              <w:rPr>
                <w:rFonts w:hint="default" w:ascii="Times New Roman" w:hAnsi="Times New Roman" w:eastAsia="宋体" w:cs="Times New Roman"/>
                <w:b/>
                <w:bCs/>
                <w:sz w:val="24"/>
                <w:szCs w:val="24"/>
              </w:rPr>
              <m:t>arg</m:t>
            </m:r>
            <m:ctrlPr>
              <w:rPr>
                <w:rFonts w:hint="default" w:ascii="Cambria Math" w:hAnsi="Cambria Math" w:eastAsia="宋体" w:cs="Times New Roman"/>
                <w:b/>
                <w:bCs/>
                <w:sz w:val="24"/>
                <w:szCs w:val="24"/>
              </w:rPr>
            </m:ctrlPr>
          </m:fName>
          <m:e>
            <m:func>
              <m:funcPr>
                <m:ctrlPr>
                  <w:rPr>
                    <w:rFonts w:hint="default" w:ascii="Cambria Math" w:hAnsi="Cambria Math" w:eastAsia="宋体" w:cs="Times New Roman"/>
                    <w:b/>
                    <w:bCs/>
                    <w:sz w:val="24"/>
                    <w:szCs w:val="24"/>
                  </w:rPr>
                </m:ctrlPr>
              </m:funcPr>
              <m:fName>
                <m:limLow>
                  <m:limLowPr>
                    <m:ctrlPr>
                      <w:rPr>
                        <w:rFonts w:hint="default" w:ascii="Cambria Math" w:hAnsi="Cambria Math" w:eastAsia="宋体" w:cs="Times New Roman"/>
                        <w:b/>
                        <w:bCs/>
                        <w:sz w:val="24"/>
                        <w:szCs w:val="24"/>
                      </w:rPr>
                    </m:ctrlPr>
                  </m:limLowPr>
                  <m:e>
                    <m:r>
                      <m:rPr>
                        <m:nor/>
                        <m:sty m:val="b"/>
                      </m:rPr>
                      <w:rPr>
                        <w:rFonts w:hint="default" w:ascii="Times New Roman" w:hAnsi="Times New Roman" w:eastAsia="宋体" w:cs="Times New Roman"/>
                        <w:b/>
                        <w:bCs/>
                        <w:sz w:val="24"/>
                        <w:szCs w:val="24"/>
                      </w:rPr>
                      <m:t>max</m:t>
                    </m:r>
                    <m:ctrlPr>
                      <w:rPr>
                        <w:rFonts w:hint="default" w:ascii="Cambria Math" w:hAnsi="Cambria Math" w:eastAsia="宋体" w:cs="Times New Roman"/>
                        <w:b/>
                        <w:bCs/>
                        <w:sz w:val="24"/>
                        <w:szCs w:val="24"/>
                      </w:rPr>
                    </m:ctrlPr>
                  </m:e>
                  <m:lim>
                    <m:sSub>
                      <m:sSubPr>
                        <m:ctrlPr>
                          <w:rPr>
                            <w:rFonts w:hint="default" w:ascii="Cambria Math" w:hAnsi="Cambria Math" w:eastAsia="宋体" w:cs="Times New Roman"/>
                            <w:b/>
                            <w:bCs/>
                            <w:sz w:val="24"/>
                            <w:szCs w:val="24"/>
                          </w:rPr>
                        </m:ctrlPr>
                      </m:sSubPr>
                      <m:e>
                        <m:r>
                          <m:rPr>
                            <m:nor/>
                            <m:sty m:val="bi"/>
                            <m:scr m:val="script"/>
                          </m:rPr>
                          <w:rPr>
                            <w:rFonts w:hint="default" w:ascii="Times New Roman" w:hAnsi="Times New Roman" w:eastAsia="MS Mincho" w:cs="MS Mincho"/>
                            <w:b/>
                            <w:bCs/>
                            <w:i/>
                            <w:sz w:val="24"/>
                            <w:szCs w:val="24"/>
                          </w:rPr>
                          <m:t>A</m:t>
                        </m:r>
                        <m:ctrlPr>
                          <w:rPr>
                            <w:rFonts w:hint="default" w:ascii="Cambria Math" w:hAnsi="Cambria Math" w:eastAsia="宋体" w:cs="Times New Roman"/>
                            <w:b/>
                            <w:bCs/>
                            <w:sz w:val="24"/>
                            <w:szCs w:val="24"/>
                          </w:rPr>
                        </m:ctrlPr>
                      </m:e>
                      <m:sub>
                        <m:r>
                          <m:rPr>
                            <m:nor/>
                            <m:sty m:val="bi"/>
                          </m:rPr>
                          <w:rPr>
                            <w:rFonts w:hint="default" w:ascii="Times New Roman" w:hAnsi="Times New Roman" w:eastAsia="宋体" w:cs="Times New Roman"/>
                            <w:b/>
                            <w:bCs/>
                            <w:i/>
                            <w:sz w:val="24"/>
                            <w:szCs w:val="24"/>
                          </w:rPr>
                          <m:t>j</m:t>
                        </m:r>
                        <m:ctrlPr>
                          <w:rPr>
                            <w:rFonts w:hint="default" w:ascii="Cambria Math" w:hAnsi="Cambria Math" w:eastAsia="宋体" w:cs="Times New Roman"/>
                            <w:b/>
                            <w:bCs/>
                            <w:sz w:val="24"/>
                            <w:szCs w:val="24"/>
                          </w:rPr>
                        </m:ctrlPr>
                      </m:sub>
                    </m:sSub>
                    <m:ctrlPr>
                      <w:rPr>
                        <w:rFonts w:hint="default" w:ascii="Cambria Math" w:hAnsi="Cambria Math" w:eastAsia="宋体" w:cs="Times New Roman"/>
                        <w:b/>
                        <w:bCs/>
                        <w:sz w:val="24"/>
                        <w:szCs w:val="24"/>
                      </w:rPr>
                    </m:ctrlPr>
                  </m:lim>
                </m:limLow>
                <m:ctrlPr>
                  <w:rPr>
                    <w:rFonts w:hint="default" w:ascii="Cambria Math" w:hAnsi="Cambria Math" w:eastAsia="宋体" w:cs="Times New Roman"/>
                    <w:b/>
                    <w:bCs/>
                    <w:sz w:val="24"/>
                    <w:szCs w:val="24"/>
                  </w:rPr>
                </m:ctrlPr>
              </m:fName>
              <m:e>
                <m:r>
                  <m:rPr>
                    <m:nor/>
                    <m:sty m:val="b"/>
                  </m:rPr>
                  <w:rPr>
                    <w:rFonts w:hint="default" w:ascii="Times New Roman" w:hAnsi="Times New Roman" w:cs="Times New Roman"/>
                    <w:b/>
                    <w:bCs/>
                    <w:i w:val="0"/>
                    <w:sz w:val="24"/>
                    <w:szCs w:val="24"/>
                    <w:lang w:val="en-US" w:eastAsia="zh-CN"/>
                  </w:rPr>
                  <m:t xml:space="preserve"> </m:t>
                </m:r>
                <m:ctrlPr>
                  <w:rPr>
                    <w:rFonts w:hint="default" w:ascii="Cambria Math" w:hAnsi="Cambria Math" w:eastAsia="宋体" w:cs="Times New Roman"/>
                    <w:b/>
                    <w:bCs/>
                    <w:sz w:val="24"/>
                    <w:szCs w:val="24"/>
                  </w:rPr>
                </m:ctrlPr>
              </m:e>
            </m:func>
            <m:ctrlPr>
              <w:rPr>
                <w:rFonts w:hint="default" w:ascii="Cambria Math" w:hAnsi="Cambria Math" w:eastAsia="宋体" w:cs="Times New Roman"/>
                <w:b/>
                <w:bCs/>
                <w:sz w:val="24"/>
                <w:szCs w:val="24"/>
              </w:rPr>
            </m:ctrlPr>
          </m:e>
        </m:func>
        <m:r>
          <m:rPr>
            <m:nor/>
            <m:sty m:val="bi"/>
          </m:rPr>
          <w:rPr>
            <w:rFonts w:hint="default" w:ascii="Times New Roman" w:hAnsi="Times New Roman" w:eastAsia="宋体" w:cs="Times New Roman"/>
            <w:b/>
            <w:bCs/>
            <w:i/>
            <w:sz w:val="24"/>
            <w:szCs w:val="24"/>
          </w:rPr>
          <m:t>sim</m:t>
        </m:r>
        <m:r>
          <m:rPr>
            <m:nor/>
            <m:sty m:val="b"/>
          </m:rPr>
          <w:rPr>
            <w:rFonts w:hint="default" w:ascii="Times New Roman" w:hAnsi="Times New Roman" w:eastAsia="宋体" w:cs="Times New Roman"/>
            <w:b/>
            <w:bCs/>
            <w:i w:val="0"/>
            <w:sz w:val="24"/>
            <w:szCs w:val="24"/>
          </w:rPr>
          <m:t>(</m:t>
        </m:r>
        <m:r>
          <m:rPr>
            <m:nor/>
            <m:sty m:val="bi"/>
          </m:rPr>
          <w:rPr>
            <w:rFonts w:hint="default" w:ascii="Times New Roman" w:hAnsi="Times New Roman" w:eastAsia="宋体" w:cs="Times New Roman"/>
            <w:b/>
            <w:bCs/>
            <w:i/>
            <w:sz w:val="24"/>
            <w:szCs w:val="24"/>
          </w:rPr>
          <m:t>d</m:t>
        </m:r>
        <m:r>
          <m:rPr>
            <m:nor/>
            <m:sty m:val="b"/>
          </m:rPr>
          <w:rPr>
            <w:rFonts w:hint="default" w:ascii="Times New Roman" w:hAnsi="Times New Roman" w:eastAsia="宋体" w:cs="Times New Roman"/>
            <w:b/>
            <w:bCs/>
            <w:i w:val="0"/>
            <w:sz w:val="24"/>
            <w:szCs w:val="24"/>
          </w:rPr>
          <m:t>,</m:t>
        </m:r>
        <m:sSub>
          <m:sSubPr>
            <m:ctrlPr>
              <w:rPr>
                <w:rFonts w:hint="default" w:ascii="Cambria Math" w:hAnsi="Cambria Math" w:eastAsia="宋体" w:cs="Times New Roman"/>
                <w:b/>
                <w:bCs/>
                <w:sz w:val="24"/>
                <w:szCs w:val="24"/>
              </w:rPr>
            </m:ctrlPr>
          </m:sSubPr>
          <m:e>
            <m:r>
              <m:rPr>
                <m:nor/>
                <m:sty m:val="bi"/>
                <m:scr m:val="script"/>
              </m:rPr>
              <w:rPr>
                <w:rFonts w:hint="default" w:ascii="Times New Roman" w:hAnsi="Times New Roman" w:eastAsia="MS Mincho" w:cs="MS Mincho"/>
                <w:b/>
                <w:bCs/>
                <w:i/>
                <w:sz w:val="24"/>
                <w:szCs w:val="24"/>
              </w:rPr>
              <m:t>D</m:t>
            </m:r>
            <m:ctrlPr>
              <w:rPr>
                <w:rFonts w:hint="default" w:ascii="Cambria Math" w:hAnsi="Cambria Math" w:eastAsia="宋体" w:cs="Times New Roman"/>
                <w:b/>
                <w:bCs/>
                <w:sz w:val="24"/>
                <w:szCs w:val="24"/>
              </w:rPr>
            </m:ctrlPr>
          </m:e>
          <m:sub>
            <m:r>
              <m:rPr>
                <m:nor/>
                <m:sty m:val="bi"/>
              </m:rPr>
              <w:rPr>
                <w:rFonts w:hint="default" w:ascii="Times New Roman" w:hAnsi="Times New Roman" w:eastAsia="宋体" w:cs="Times New Roman"/>
                <w:b/>
                <w:bCs/>
                <w:i/>
                <w:sz w:val="24"/>
                <w:szCs w:val="24"/>
              </w:rPr>
              <m:t>j</m:t>
            </m:r>
            <m:ctrlPr>
              <w:rPr>
                <w:rFonts w:hint="default" w:ascii="Cambria Math" w:hAnsi="Cambria Math" w:eastAsia="宋体" w:cs="Times New Roman"/>
                <w:b/>
                <w:bCs/>
                <w:sz w:val="24"/>
                <w:szCs w:val="24"/>
              </w:rPr>
            </m:ctrlPr>
          </m:sub>
        </m:sSub>
        <m:r>
          <m:rPr>
            <m:nor/>
            <m:sty m:val="b"/>
          </m:rPr>
          <w:rPr>
            <w:rFonts w:hint="default" w:ascii="Times New Roman" w:hAnsi="Times New Roman" w:eastAsia="宋体" w:cs="Times New Roman"/>
            <w:b/>
            <w:bCs/>
            <w:i w:val="0"/>
            <w:sz w:val="24"/>
            <w:szCs w:val="24"/>
          </w:rPr>
          <m:t>)⋅</m:t>
        </m:r>
        <m:sSub>
          <m:sSubPr>
            <m:ctrlPr>
              <w:rPr>
                <w:rFonts w:hint="default" w:ascii="Cambria Math" w:hAnsi="Cambria Math" w:eastAsia="宋体" w:cs="Times New Roman"/>
                <w:b/>
                <w:bCs/>
                <w:sz w:val="24"/>
                <w:szCs w:val="24"/>
              </w:rPr>
            </m:ctrlPr>
          </m:sSubPr>
          <m:e>
            <m:r>
              <m:rPr>
                <m:nor/>
                <m:sty m:val="bi"/>
              </m:rPr>
              <w:rPr>
                <w:rFonts w:hint="default" w:ascii="Times New Roman" w:hAnsi="Times New Roman" w:eastAsia="宋体" w:cs="Times New Roman"/>
                <w:b/>
                <w:bCs/>
                <w:i/>
                <w:sz w:val="24"/>
                <w:szCs w:val="24"/>
              </w:rPr>
              <m:t>p</m:t>
            </m:r>
            <m:ctrlPr>
              <w:rPr>
                <w:rFonts w:hint="default" w:ascii="Cambria Math" w:hAnsi="Cambria Math" w:eastAsia="宋体" w:cs="Times New Roman"/>
                <w:b/>
                <w:bCs/>
                <w:sz w:val="24"/>
                <w:szCs w:val="24"/>
              </w:rPr>
            </m:ctrlPr>
          </m:e>
          <m:sub>
            <m:r>
              <m:rPr>
                <m:nor/>
                <m:sty m:val="bi"/>
              </m:rPr>
              <w:rPr>
                <w:rFonts w:hint="default" w:ascii="Times New Roman" w:hAnsi="Times New Roman" w:eastAsia="宋体" w:cs="Times New Roman"/>
                <w:b/>
                <w:bCs/>
                <w:i/>
                <w:sz w:val="24"/>
                <w:szCs w:val="24"/>
              </w:rPr>
              <m:t>d</m:t>
            </m:r>
            <m:ctrlPr>
              <w:rPr>
                <w:rFonts w:hint="default" w:ascii="Cambria Math" w:hAnsi="Cambria Math" w:eastAsia="宋体"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bCs/>
          <w:i w:val="0"/>
          <w:sz w:val="24"/>
          <w:szCs w:val="24"/>
          <w:lang w:eastAsia="zh-CN"/>
        </w:rPr>
        <w:t>（</w:t>
      </w:r>
      <w:r>
        <w:rPr>
          <w:rFonts w:hint="default" w:ascii="Times New Roman" w:hAnsi="Times New Roman" w:cs="Times New Roman"/>
          <w:b/>
          <w:bCs/>
          <w:i w:val="0"/>
          <w:sz w:val="24"/>
          <w:szCs w:val="24"/>
          <w:lang w:val="en-US" w:eastAsia="zh-CN"/>
        </w:rPr>
        <w:t>19</w:t>
      </w:r>
      <w:r>
        <w:rPr>
          <w:rFonts w:hint="default" w:ascii="Times New Roman" w:hAnsi="Times New Roman" w:cs="Times New Roman"/>
          <w:b/>
          <w:bCs/>
          <w:i w:val="0"/>
          <w:sz w:val="24"/>
          <w:szCs w:val="24"/>
          <w:lang w:eastAsia="zh-CN"/>
        </w:rPr>
        <w:t>）</w:t>
      </w:r>
    </w:p>
    <w:p w14:paraId="785E277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宋体" w:cs="Times New Roman"/>
          <w:i w:val="0"/>
          <w:kern w:val="0"/>
          <w:sz w:val="24"/>
          <w:szCs w:val="24"/>
          <w:lang w:val="en-US" w:eastAsia="zh-CN" w:bidi="ar"/>
        </w:rPr>
      </w:pPr>
    </w:p>
    <w:p w14:paraId="69D9590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eastAsia" w:ascii="Times New Roman" w:hAnsi="Times New Roman" w:cs="Times New Roman"/>
          <w:b w:val="0"/>
          <w:bCs w:val="0"/>
          <w:i w:val="0"/>
          <w:kern w:val="0"/>
          <w:sz w:val="24"/>
          <w:szCs w:val="24"/>
          <w:lang w:val="en-US" w:eastAsia="zh-CN" w:bidi="ar"/>
        </w:rPr>
      </w:pPr>
      <w:r>
        <w:rPr>
          <w:rFonts w:hint="default" w:ascii="Times New Roman" w:hAnsi="Times New Roman" w:eastAsia="宋体" w:cs="Times New Roman"/>
          <w:b w:val="0"/>
          <w:bCs w:val="0"/>
          <w:i w:val="0"/>
          <w:kern w:val="0"/>
          <w:sz w:val="24"/>
          <w:szCs w:val="24"/>
          <w:lang w:val="en-US" w:eastAsia="zh-CN" w:bidi="ar"/>
        </w:rPr>
        <w:t>If no rule exceeds a confidence threshold, the system falls back to a conservative "continue monitoring" action. All inference is executed locally on the edge device, with a latency below 50 ms. The local knowledge base can be updated manually or through periodic offline retraining, ensuring zero data leakage and full operational independe</w:t>
      </w:r>
      <w:r>
        <w:rPr>
          <w:rFonts w:hint="eastAsia" w:ascii="Times New Roman" w:hAnsi="Times New Roman" w:cs="Times New Roman"/>
          <w:b w:val="0"/>
          <w:bCs w:val="0"/>
          <w:i w:val="0"/>
          <w:kern w:val="0"/>
          <w:sz w:val="24"/>
          <w:szCs w:val="24"/>
          <w:lang w:val="en-US" w:eastAsia="zh-CN" w:bidi="ar"/>
        </w:rPr>
        <w:t>nt.</w:t>
      </w:r>
    </w:p>
    <w:p w14:paraId="1D4C8F7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cs="Times New Roman"/>
          <w:b w:val="0"/>
          <w:bCs w:val="0"/>
          <w:i w:val="0"/>
          <w:kern w:val="0"/>
          <w:sz w:val="24"/>
          <w:szCs w:val="24"/>
          <w:lang w:val="en-US" w:eastAsia="zh-CN" w:bidi="ar"/>
        </w:rPr>
      </w:pPr>
    </w:p>
    <w:p w14:paraId="3989BB31">
      <w:pPr>
        <w:numPr>
          <w:ilvl w:val="0"/>
          <w:numId w:val="0"/>
        </w:numPr>
        <w:spacing w:line="360" w:lineRule="auto"/>
        <w:ind w:leftChars="0"/>
        <w:jc w:val="both"/>
        <w:rPr>
          <w:rFonts w:hint="default" w:ascii="Times New Roman" w:hAnsi="Times New Roman" w:cs="Times New Roman"/>
          <w:b/>
          <w:bCs/>
          <w:i w:val="0"/>
          <w:kern w:val="2"/>
          <w:sz w:val="28"/>
          <w:szCs w:val="28"/>
          <w:lang w:val="en-US" w:eastAsia="zh-CN" w:bidi="ar-SA"/>
        </w:rPr>
      </w:pPr>
      <w:r>
        <w:rPr>
          <w:rFonts w:hint="default" w:ascii="Times New Roman" w:hAnsi="Times New Roman" w:cs="Times New Roman"/>
          <w:b/>
          <w:bCs/>
          <w:i w:val="0"/>
          <w:kern w:val="2"/>
          <w:sz w:val="28"/>
          <w:szCs w:val="28"/>
          <w:lang w:val="en-US" w:eastAsia="zh-CN" w:bidi="ar-SA"/>
        </w:rPr>
        <w:t>5. Point Cloud Processing and Geometric Modeling</w:t>
      </w:r>
    </w:p>
    <w:p w14:paraId="2CDF65F2">
      <w:pPr>
        <w:numPr>
          <w:ilvl w:val="0"/>
          <w:numId w:val="0"/>
        </w:numPr>
        <w:spacing w:line="360" w:lineRule="auto"/>
        <w:ind w:leftChars="0"/>
        <w:jc w:val="both"/>
        <w:rPr>
          <w:rFonts w:hint="default" w:ascii="Times New Roman" w:hAnsi="Times New Roman" w:cs="Times New Roman"/>
          <w:i w:val="0"/>
          <w:kern w:val="2"/>
          <w:sz w:val="24"/>
          <w:szCs w:val="24"/>
          <w:lang w:val="en-US" w:eastAsia="zh-CN" w:bidi="ar-SA"/>
        </w:rPr>
      </w:pPr>
      <w:r>
        <w:rPr>
          <w:rFonts w:hint="default" w:ascii="Times New Roman" w:hAnsi="Times New Roman" w:cs="Times New Roman"/>
          <w:i w:val="0"/>
          <w:kern w:val="2"/>
          <w:sz w:val="24"/>
          <w:szCs w:val="24"/>
          <w:lang w:val="en-US" w:eastAsia="zh-CN" w:bidi="ar-SA"/>
        </w:rPr>
        <w:t>This section describes the point cloud processing pipeline used for surface deformation measurement and defect identification. The pipeline includes statistical outlier removal (SOR), voxel downsampling, iterative closest point (ICP) registration, deformation field reconstruction, and defect clustering. Figure 3 illustrates the workflow.</w:t>
      </w:r>
    </w:p>
    <w:p w14:paraId="16F323D4">
      <w:pPr>
        <w:numPr>
          <w:ilvl w:val="0"/>
          <w:numId w:val="0"/>
        </w:numPr>
        <w:spacing w:line="360" w:lineRule="auto"/>
        <w:ind w:leftChars="0"/>
        <w:jc w:val="both"/>
        <w:rPr>
          <w:rFonts w:hint="default" w:ascii="Times New Roman" w:hAnsi="Times New Roman" w:cs="Times New Roman"/>
          <w:i w:val="0"/>
          <w:kern w:val="2"/>
          <w:sz w:val="24"/>
          <w:szCs w:val="24"/>
          <w:lang w:val="en-US" w:eastAsia="zh-CN" w:bidi="ar-SA"/>
        </w:rPr>
      </w:pPr>
    </w:p>
    <w:p w14:paraId="57E819B6">
      <w:pPr>
        <w:numPr>
          <w:ilvl w:val="0"/>
          <w:numId w:val="0"/>
        </w:numPr>
        <w:spacing w:line="360" w:lineRule="auto"/>
        <w:ind w:leftChars="0"/>
        <w:jc w:val="both"/>
        <w:rPr>
          <w:rFonts w:hint="default" w:ascii="Times New Roman" w:hAnsi="Times New Roman" w:cs="Times New Roman"/>
          <w:b/>
          <w:bCs/>
          <w:i w:val="0"/>
          <w:kern w:val="2"/>
          <w:sz w:val="28"/>
          <w:szCs w:val="28"/>
          <w:lang w:val="en-US" w:eastAsia="zh-CN" w:bidi="ar-SA"/>
        </w:rPr>
      </w:pPr>
      <w:r>
        <w:rPr>
          <w:rFonts w:hint="default" w:ascii="Times New Roman" w:hAnsi="Times New Roman" w:cs="Times New Roman"/>
          <w:b/>
          <w:bCs/>
          <w:i w:val="0"/>
          <w:kern w:val="2"/>
          <w:sz w:val="28"/>
          <w:szCs w:val="28"/>
          <w:lang w:val="en-US" w:eastAsia="zh-CN" w:bidi="ar-SA"/>
        </w:rPr>
        <w:t>5.1 Point Cloud Preprocessing</w:t>
      </w:r>
    </w:p>
    <w:p w14:paraId="33DF586E">
      <w:pPr>
        <w:numPr>
          <w:ilvl w:val="0"/>
          <w:numId w:val="0"/>
        </w:numPr>
        <w:spacing w:line="360" w:lineRule="auto"/>
        <w:ind w:leftChars="0"/>
        <w:jc w:val="both"/>
        <w:rPr>
          <w:rFonts w:hint="default" w:ascii="Times New Roman" w:hAnsi="Times New Roman" w:cs="Times New Roman"/>
          <w:i w:val="0"/>
          <w:kern w:val="2"/>
          <w:sz w:val="24"/>
          <w:szCs w:val="24"/>
          <w:lang w:val="en-US" w:eastAsia="zh-CN" w:bidi="ar-SA"/>
        </w:rPr>
      </w:pPr>
      <w:r>
        <w:rPr>
          <w:rFonts w:hint="default" w:ascii="Times New Roman" w:hAnsi="Times New Roman" w:cs="Times New Roman"/>
          <w:i w:val="0"/>
          <w:kern w:val="2"/>
          <w:sz w:val="24"/>
          <w:szCs w:val="24"/>
          <w:lang w:val="en-US" w:eastAsia="zh-CN" w:bidi="ar-SA"/>
        </w:rPr>
        <w:t>Raw point clouds from the laser line scanner contain spatter-induced outliers and a high density of redundant points. Two preprocessing steps are applied.</w:t>
      </w:r>
    </w:p>
    <w:p w14:paraId="1A04E9D2">
      <w:pPr>
        <w:numPr>
          <w:ilvl w:val="0"/>
          <w:numId w:val="0"/>
        </w:numPr>
        <w:spacing w:line="360" w:lineRule="auto"/>
        <w:ind w:leftChars="0"/>
        <w:jc w:val="both"/>
        <w:rPr>
          <w:rFonts w:hint="default" w:ascii="Times New Roman" w:hAnsi="Times New Roman" w:cs="Times New Roman"/>
          <w:i w:val="0"/>
          <w:kern w:val="2"/>
          <w:sz w:val="24"/>
          <w:szCs w:val="24"/>
          <w:lang w:val="en-US" w:eastAsia="zh-CN" w:bidi="ar-SA"/>
        </w:rPr>
      </w:pPr>
    </w:p>
    <w:p w14:paraId="22605365">
      <w:pPr>
        <w:numPr>
          <w:ilvl w:val="0"/>
          <w:numId w:val="0"/>
        </w:numPr>
        <w:spacing w:line="360" w:lineRule="auto"/>
        <w:ind w:leftChars="0"/>
        <w:jc w:val="both"/>
        <w:rPr>
          <w:rFonts w:hint="default" w:ascii="Times New Roman" w:hAnsi="Times New Roman" w:cs="Times New Roman" w:eastAsiaTheme="minorEastAsia"/>
          <w:i w:val="0"/>
          <w:kern w:val="2"/>
          <w:sz w:val="24"/>
          <w:szCs w:val="24"/>
          <w:lang w:val="en-US" w:eastAsia="zh-CN" w:bidi="ar-SA"/>
        </w:rPr>
      </w:pPr>
      <w:r>
        <w:rPr>
          <w:rFonts w:hint="default" w:ascii="Times New Roman" w:hAnsi="Times New Roman" w:cs="Times New Roman" w:eastAsiaTheme="minorEastAsia"/>
          <w:i w:val="0"/>
          <w:kern w:val="2"/>
          <w:sz w:val="24"/>
          <w:szCs w:val="24"/>
          <w:lang w:val="en-US" w:eastAsia="zh-CN" w:bidi="ar-SA"/>
        </w:rPr>
        <w:t>Statistical outlier removal (SOR). For each point</w:t>
      </w:r>
      <w:r>
        <w:rPr>
          <w:rFonts w:hint="default" w:ascii="Times New Roman" w:hAnsi="Times New Roman" w:cs="Times New Roman"/>
          <w:b/>
          <w:bCs/>
          <w:i w:val="0"/>
          <w:kern w:val="2"/>
          <w:sz w:val="24"/>
          <w:szCs w:val="24"/>
          <w:lang w:val="en-US" w:eastAsia="zh-CN" w:bidi="ar-SA"/>
        </w:rPr>
        <w:t xml:space="preserv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p</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i</m:t>
            </m:r>
            <m:ctrlPr>
              <w:rPr>
                <w:rFonts w:hint="default" w:ascii="Cambria Math" w:hAnsi="Cambria Math" w:cs="Times New Roman"/>
                <w:b/>
                <w:bCs/>
                <w:sz w:val="24"/>
              </w:rPr>
            </m:ctrlPr>
          </m:sub>
        </m:sSub>
      </m:oMath>
      <w:r>
        <w:rPr>
          <w:rFonts w:hint="default" w:ascii="Times New Roman" w:hAnsi="Times New Roman" w:cs="Times New Roman"/>
          <w:i w:val="0"/>
          <w:sz w:val="24"/>
          <w:lang w:val="en-US" w:eastAsia="zh-CN"/>
        </w:rPr>
        <w:t xml:space="preserve"> the mean distance to it</w:t>
      </w:r>
      <w:r>
        <w:rPr>
          <w:rFonts w:hint="eastAsia" w:ascii="Times New Roman" w:hAnsi="Times New Roman" w:cs="Times New Roman"/>
          <w:i w:val="0"/>
          <w:sz w:val="24"/>
          <w:lang w:val="en-US" w:eastAsia="zh-CN"/>
        </w:rPr>
        <w:t>s</w:t>
      </w:r>
      <w:r>
        <w:rPr>
          <w:rFonts w:hint="default" w:ascii="Times New Roman" w:hAnsi="Times New Roman" w:cs="Times New Roman"/>
          <w:b/>
          <w:bCs/>
          <w:i w:val="0"/>
          <w:sz w:val="24"/>
          <w:lang w:val="en-US" w:eastAsia="zh-CN"/>
        </w:rPr>
        <w:t xml:space="preserve"> </w:t>
      </w:r>
      <m:oMath>
        <m:r>
          <m:rPr>
            <m:nor/>
            <m:sty m:val="bi"/>
          </m:rPr>
          <w:rPr>
            <w:rFonts w:hint="default" w:ascii="Times New Roman" w:hAnsi="Times New Roman" w:cs="Times New Roman"/>
            <w:b/>
            <w:bCs/>
            <w:i/>
            <w:sz w:val="24"/>
          </w:rPr>
          <m:t>k</m:t>
        </m:r>
      </m:oMath>
      <w:r>
        <w:rPr>
          <w:rFonts w:hint="default" w:ascii="Times New Roman" w:hAnsi="Times New Roman" w:cs="Times New Roman"/>
          <w:b/>
          <w:bCs/>
          <w:i w:val="0"/>
          <w:sz w:val="24"/>
          <w:lang w:val="en-US" w:eastAsia="zh-CN"/>
        </w:rPr>
        <w:t xml:space="preserve"> </w:t>
      </w:r>
      <w:r>
        <w:rPr>
          <w:rFonts w:hint="default" w:ascii="Times New Roman" w:hAnsi="Times New Roman" w:cs="Times New Roman"/>
          <w:i w:val="0"/>
          <w:sz w:val="24"/>
          <w:lang w:val="en-US" w:eastAsia="zh-CN"/>
        </w:rPr>
        <w:t>nearest neighbors is computed:</w:t>
      </w:r>
    </w:p>
    <w:p w14:paraId="5BE742C0">
      <w:pPr>
        <w:numPr>
          <w:ilvl w:val="0"/>
          <w:numId w:val="0"/>
        </w:numPr>
        <w:spacing w:line="360" w:lineRule="auto"/>
        <w:ind w:leftChars="0"/>
        <w:jc w:val="center"/>
        <w:rPr>
          <w:rFonts w:hint="default" w:ascii="Times New Roman" w:hAnsi="Times New Roman" w:eastAsia="宋体" w:cs="Times New Roman"/>
          <w:b w:val="0"/>
          <w:bCs w:val="0"/>
          <w:i w:val="0"/>
          <w:sz w:val="24"/>
          <w:szCs w:val="24"/>
          <w:lang w:val="en-US" w:eastAsia="zh-CN"/>
        </w:rPr>
      </w:pP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μ</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f>
          <m:fPr>
            <m:ctrlPr>
              <w:rPr>
                <w:rFonts w:hint="default" w:ascii="Cambria Math" w:hAnsi="Cambria Math" w:eastAsia="Consolas" w:cs="Times New Roman"/>
                <w:b/>
                <w:bCs/>
                <w:sz w:val="24"/>
                <w:szCs w:val="24"/>
              </w:rPr>
            </m:ctrlPr>
          </m:fPr>
          <m:num>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num>
          <m:den>
            <m:r>
              <m:rPr>
                <m:nor/>
                <m:sty m:val="bi"/>
              </m:rPr>
              <w:rPr>
                <w:rFonts w:hint="default" w:ascii="Times New Roman" w:hAnsi="Times New Roman" w:eastAsia="Consolas" w:cs="Times New Roman"/>
                <w:b/>
                <w:bCs/>
                <w:i/>
                <w:sz w:val="24"/>
                <w:szCs w:val="24"/>
              </w:rPr>
              <m:t>k</m:t>
            </m:r>
            <m:ctrlPr>
              <w:rPr>
                <w:rFonts w:hint="default" w:ascii="Cambria Math" w:hAnsi="Cambria Math" w:eastAsia="Consolas" w:cs="Times New Roman"/>
                <w:b/>
                <w:bCs/>
                <w:sz w:val="24"/>
                <w:szCs w:val="24"/>
              </w:rPr>
            </m:ctrlPr>
          </m:den>
        </m:f>
        <m:nary>
          <m:naryPr>
            <m:chr m:val="∑"/>
            <m:limLoc m:val="subSup"/>
            <m:ctrlPr>
              <w:rPr>
                <w:rFonts w:hint="default" w:ascii="Cambria Math" w:hAnsi="Cambria Math" w:eastAsia="Consolas" w:cs="Times New Roman"/>
                <w:b/>
                <w:bCs/>
                <w:sz w:val="24"/>
                <w:szCs w:val="24"/>
              </w:rPr>
            </m:ctrlPr>
          </m:naryPr>
          <m:sub>
            <m:r>
              <m:rPr>
                <m:nor/>
                <m:sty m:val="bi"/>
              </m:rPr>
              <w:rPr>
                <w:rFonts w:hint="default" w:ascii="Times New Roman" w:hAnsi="Times New Roman" w:eastAsia="Consolas" w:cs="Times New Roman"/>
                <w:b/>
                <w:bCs/>
                <w:i/>
                <w:sz w:val="24"/>
                <w:szCs w:val="24"/>
              </w:rPr>
              <m:t>j</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r>
              <m:rPr>
                <m:nor/>
                <m:sty m:val="bi"/>
              </m:rPr>
              <w:rPr>
                <w:rFonts w:hint="default" w:ascii="Times New Roman" w:hAnsi="Times New Roman" w:eastAsia="Consolas" w:cs="Times New Roman"/>
                <w:b/>
                <w:bCs/>
                <w:i/>
                <w:sz w:val="24"/>
                <w:szCs w:val="24"/>
              </w:rPr>
              <m:t>k</m:t>
            </m:r>
            <m:ctrlPr>
              <w:rPr>
                <w:rFonts w:hint="default" w:ascii="Cambria Math" w:hAnsi="Cambria Math" w:eastAsia="Consolas" w:cs="Times New Roman"/>
                <w:b/>
                <w:bCs/>
                <w:sz w:val="24"/>
                <w:szCs w:val="24"/>
              </w:rPr>
            </m:ctrlPr>
          </m:sup>
          <m:e>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e>
        </m:nary>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j</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oMath>
      <w:r>
        <w:rPr>
          <w:rFonts w:hint="default" w:ascii="Times New Roman" w:hAnsi="Times New Roman" w:eastAsia="宋体" w:cs="Times New Roman"/>
          <w:b/>
          <w:bCs/>
          <w:i w:val="0"/>
          <w:sz w:val="24"/>
          <w:szCs w:val="24"/>
          <w:lang w:val="en-US" w:eastAsia="zh-CN"/>
        </w:rPr>
        <w:t xml:space="preserve">  （20）</w:t>
      </w:r>
    </w:p>
    <w:p w14:paraId="52154A6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A point is removed as an outlier if</w:t>
      </w:r>
      <m:oMath>
        <m:r>
          <m:rPr>
            <m:nor/>
            <m:sty m:val="p"/>
          </m:rPr>
          <w:rPr>
            <w:rFonts w:hint="default" w:ascii="Times New Roman" w:hAnsi="Times New Roman" w:cs="Times New Roman"/>
            <w:b w:val="0"/>
            <w:bCs w:val="0"/>
            <w:i w:val="0"/>
            <w:sz w:val="24"/>
            <w:szCs w:val="24"/>
            <w:lang w:val="en-US" w:eastAsia="zh-CN"/>
          </w:rPr>
          <m:t xml:space="preserve">  </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μ</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&gt;</m:t>
        </m:r>
        <m:acc>
          <m:accPr>
            <m:chr m:val="̄"/>
            <m:ctrlPr>
              <w:rPr>
                <w:rFonts w:hint="default" w:ascii="Cambria Math" w:hAnsi="Cambria Math" w:eastAsia="Consolas" w:cs="Times New Roman"/>
                <w:b/>
                <w:bCs/>
                <w:sz w:val="24"/>
                <w:szCs w:val="24"/>
              </w:rPr>
            </m:ctrlPr>
          </m:accPr>
          <m:e>
            <m:r>
              <m:rPr>
                <m:nor/>
                <m:sty m:val="bi"/>
              </m:rPr>
              <w:rPr>
                <w:rFonts w:hint="default" w:ascii="Times New Roman" w:hAnsi="Times New Roman" w:eastAsia="Consolas" w:cs="Times New Roman"/>
                <w:b/>
                <w:bCs/>
                <w:i/>
                <w:sz w:val="24"/>
                <w:szCs w:val="24"/>
              </w:rPr>
              <m:t>μ</m:t>
            </m:r>
            <m:ctrlPr>
              <w:rPr>
                <w:rFonts w:hint="default" w:ascii="Cambria Math" w:hAnsi="Cambria Math" w:eastAsia="Consolas" w:cs="Times New Roman"/>
                <w:b/>
                <w:bCs/>
                <w:sz w:val="24"/>
                <w:szCs w:val="24"/>
              </w:rPr>
            </m:ctrlPr>
          </m:e>
        </m:acc>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ασ</m:t>
        </m:r>
      </m:oMath>
      <w:r>
        <w:rPr>
          <w:rFonts w:hint="default" w:ascii="Times New Roman" w:hAnsi="Times New Roman" w:cs="Times New Roman"/>
          <w:b/>
          <w:bCs/>
          <w:i w:val="0"/>
          <w:sz w:val="24"/>
          <w:szCs w:val="24"/>
          <w:lang w:val="en-US" w:eastAsia="zh-CN"/>
        </w:rPr>
        <w:t>,</w:t>
      </w:r>
      <w:r>
        <w:rPr>
          <w:rFonts w:hint="default" w:ascii="Times New Roman" w:hAnsi="Times New Roman" w:cs="Times New Roman"/>
          <w:b w:val="0"/>
          <w:bCs w:val="0"/>
          <w:i w:val="0"/>
          <w:sz w:val="24"/>
          <w:szCs w:val="24"/>
          <w:lang w:val="en-US" w:eastAsia="zh-CN"/>
        </w:rPr>
        <w:t xml:space="preserve">where </w:t>
      </w:r>
      <m:oMath>
        <m:acc>
          <m:accPr>
            <m:chr m:val="̄"/>
            <m:ctrlPr>
              <w:rPr>
                <w:rFonts w:hint="default" w:ascii="Cambria Math" w:hAnsi="Cambria Math" w:eastAsia="Consolas" w:cs="Times New Roman"/>
                <w:b/>
                <w:bCs/>
                <w:sz w:val="24"/>
                <w:szCs w:val="24"/>
              </w:rPr>
            </m:ctrlPr>
          </m:accPr>
          <m:e>
            <m:r>
              <m:rPr>
                <m:nor/>
                <m:sty m:val="bi"/>
              </m:rPr>
              <w:rPr>
                <w:rFonts w:hint="default" w:ascii="Times New Roman" w:hAnsi="Times New Roman" w:eastAsia="Consolas" w:cs="Times New Roman"/>
                <w:b/>
                <w:bCs/>
                <w:i/>
                <w:sz w:val="24"/>
                <w:szCs w:val="24"/>
              </w:rPr>
              <m:t>μ</m:t>
            </m:r>
            <m:ctrlPr>
              <w:rPr>
                <w:rFonts w:hint="default" w:ascii="Cambria Math" w:hAnsi="Cambria Math" w:eastAsia="Consolas" w:cs="Times New Roman"/>
                <w:b/>
                <w:bCs/>
                <w:sz w:val="24"/>
                <w:szCs w:val="24"/>
              </w:rPr>
            </m:ctrlPr>
          </m:e>
        </m:acc>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 xml:space="preserve">and </w:t>
      </w:r>
      <m:oMath>
        <m:r>
          <m:rPr>
            <m:nor/>
            <m:sty m:val="bi"/>
          </m:rPr>
          <w:rPr>
            <w:rFonts w:hint="default" w:ascii="Times New Roman" w:hAnsi="Times New Roman" w:eastAsia="Consolas" w:cs="Times New Roman"/>
            <w:b/>
            <w:bCs/>
            <w:i/>
            <w:sz w:val="24"/>
            <w:szCs w:val="24"/>
          </w:rPr>
          <m:t>σ</m:t>
        </m:r>
      </m:oMath>
      <w:r>
        <w:rPr>
          <w:rFonts w:hint="default" w:ascii="Times New Roman" w:hAnsi="Times New Roman" w:cs="Times New Roman"/>
          <w:b w:val="0"/>
          <w:bCs w:val="0"/>
          <w:i w:val="0"/>
          <w:sz w:val="24"/>
          <w:szCs w:val="24"/>
          <w:lang w:val="en-US" w:eastAsia="zh-CN"/>
        </w:rPr>
        <w:t xml:space="preserve"> are the mean standard deviation of all </w:t>
      </w:r>
      <m:oMath>
        <m:sSub>
          <m:sSubPr>
            <m:ctrlPr>
              <w:rPr>
                <w:rFonts w:hint="default" w:ascii="Cambria Math" w:hAnsi="Cambria Math" w:eastAsia="Consolas" w:cs="Times New Roman"/>
                <w:b w:val="0"/>
                <w:bCs w:val="0"/>
                <w:sz w:val="24"/>
                <w:szCs w:val="24"/>
              </w:rPr>
            </m:ctrlPr>
          </m:sSubPr>
          <m:e>
            <m:r>
              <m:rPr>
                <m:nor/>
              </m:rPr>
              <w:rPr>
                <w:rFonts w:hint="default" w:ascii="Times New Roman" w:hAnsi="Times New Roman" w:eastAsia="Consolas" w:cs="Times New Roman"/>
                <w:b w:val="0"/>
                <w:bCs w:val="0"/>
                <w:i/>
                <w:sz w:val="24"/>
                <w:szCs w:val="24"/>
              </w:rPr>
              <m:t>μ</m:t>
            </m:r>
            <m:ctrlPr>
              <w:rPr>
                <w:rFonts w:hint="default" w:ascii="Cambria Math" w:hAnsi="Cambria Math" w:eastAsia="Consolas" w:cs="Times New Roman"/>
                <w:b w:val="0"/>
                <w:bCs w:val="0"/>
                <w:sz w:val="24"/>
                <w:szCs w:val="24"/>
              </w:rPr>
            </m:ctrlPr>
          </m:e>
          <m:sub>
            <m:r>
              <m:rPr>
                <m:nor/>
              </m:rPr>
              <w:rPr>
                <w:rFonts w:hint="default" w:ascii="Times New Roman" w:hAnsi="Times New Roman" w:eastAsia="Consolas" w:cs="Times New Roman"/>
                <w:b w:val="0"/>
                <w:bCs w:val="0"/>
                <w:i/>
                <w:sz w:val="24"/>
                <w:szCs w:val="24"/>
              </w:rPr>
              <m:t>i</m:t>
            </m:r>
            <m:ctrlPr>
              <w:rPr>
                <w:rFonts w:hint="default" w:ascii="Cambria Math" w:hAnsi="Cambria Math" w:eastAsia="Consolas" w:cs="Times New Roman"/>
                <w:b w:val="0"/>
                <w:bCs w:val="0"/>
                <w:sz w:val="24"/>
                <w:szCs w:val="24"/>
              </w:rPr>
            </m:ctrlPr>
          </m:sub>
        </m:sSub>
      </m:oMath>
      <w:r>
        <w:rPr>
          <w:rFonts w:hint="default" w:ascii="Times New Roman" w:hAnsi="Times New Roman" w:cs="Times New Roman"/>
          <w:b w:val="0"/>
          <w:bCs w:val="0"/>
          <w:i w:val="0"/>
          <w:sz w:val="24"/>
          <w:szCs w:val="24"/>
          <w:lang w:val="en-US" w:eastAsia="zh-CN"/>
        </w:rPr>
        <w:t xml:space="preserve"> and </w:t>
      </w:r>
      <m:oMath>
        <m:r>
          <m:rPr>
            <m:nor/>
          </m:rPr>
          <w:rPr>
            <w:rFonts w:hint="default" w:ascii="Times New Roman" w:hAnsi="Times New Roman" w:eastAsia="Consolas" w:cs="Times New Roman"/>
            <w:b w:val="0"/>
            <w:bCs w:val="0"/>
            <w:i/>
            <w:sz w:val="24"/>
            <w:szCs w:val="24"/>
          </w:rPr>
          <m:t>α</m:t>
        </m:r>
      </m:oMath>
      <w:r>
        <w:rPr>
          <w:rFonts w:hint="default" w:ascii="Times New Roman" w:hAnsi="Times New Roman" w:cs="Times New Roman"/>
          <w:b w:val="0"/>
          <w:bCs w:val="0"/>
          <w:i w:val="0"/>
          <w:sz w:val="24"/>
          <w:szCs w:val="24"/>
          <w:lang w:val="en-US" w:eastAsia="zh-CN"/>
        </w:rPr>
        <w:t xml:space="preserve"> is a threshold multiplier (set to 1.0 in this study).</w:t>
      </w:r>
    </w:p>
    <w:p w14:paraId="1FD91ED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i w:val="0"/>
          <w:sz w:val="24"/>
          <w:lang w:val="en-US" w:eastAsia="zh-CN"/>
        </w:rPr>
      </w:pPr>
      <w:r>
        <w:rPr>
          <w:rFonts w:hint="default" w:ascii="Times New Roman" w:hAnsi="Times New Roman" w:cs="Times New Roman"/>
          <w:b w:val="0"/>
          <w:bCs w:val="0"/>
          <w:i w:val="0"/>
          <w:sz w:val="24"/>
          <w:szCs w:val="24"/>
          <w:lang w:val="en-US" w:eastAsia="zh-CN"/>
        </w:rPr>
        <w:t xml:space="preserve">Voxel downsampling. The point cloud is partitioned into a 3D voxel grid with edge length </w:t>
      </w:r>
      <m:oMath>
        <m:r>
          <m:rPr>
            <m:nor/>
          </m:rPr>
          <w:rPr>
            <w:rFonts w:hint="default" w:ascii="Times New Roman" w:hAnsi="Times New Roman" w:cs="Times New Roman"/>
            <w:i/>
            <w:sz w:val="24"/>
          </w:rPr>
          <m:t>v</m:t>
        </m:r>
      </m:oMath>
      <w:r>
        <w:rPr>
          <w:rFonts w:hint="default" w:ascii="Times New Roman" w:hAnsi="Times New Roman" w:cs="Times New Roman"/>
          <w:i w:val="0"/>
          <w:sz w:val="24"/>
          <w:lang w:val="en-US" w:eastAsia="zh-CN"/>
        </w:rPr>
        <w:t xml:space="preserve">.All points within a voxel </w:t>
      </w:r>
      <m:oMath>
        <m:r>
          <m:rPr>
            <m:nor/>
          </m:rPr>
          <w:rPr>
            <w:rFonts w:hint="default" w:ascii="Times New Roman" w:hAnsi="Times New Roman" w:cs="Times New Roman"/>
            <w:i/>
            <w:sz w:val="24"/>
          </w:rPr>
          <m:t>V</m:t>
        </m:r>
      </m:oMath>
      <w:r>
        <w:rPr>
          <w:rFonts w:hint="default" w:ascii="Times New Roman" w:hAnsi="Times New Roman" w:cs="Times New Roman"/>
          <w:i w:val="0"/>
          <w:sz w:val="24"/>
          <w:lang w:val="en-US" w:eastAsia="zh-CN"/>
        </w:rPr>
        <w:t xml:space="preserve"> are replaced by their centroid:</w:t>
      </w:r>
    </w:p>
    <w:p w14:paraId="0C3B370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center"/>
        <w:rPr>
          <w:rFonts w:hint="default" w:ascii="Times New Roman" w:hAnsi="Times New Roman" w:cs="Times New Roman"/>
          <w:b/>
          <w:bCs/>
          <w:i w:val="0"/>
          <w:sz w:val="24"/>
          <w:szCs w:val="24"/>
          <w:lang w:val="en-US" w:eastAsia="zh-CN"/>
        </w:rPr>
      </w:pPr>
      <m:oMath>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voxel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f>
          <m:fPr>
            <m:ctrlPr>
              <w:rPr>
                <w:rFonts w:hint="default" w:ascii="Cambria Math" w:hAnsi="Cambria Math" w:eastAsia="Consolas" w:cs="Times New Roman"/>
                <w:b/>
                <w:bCs/>
                <w:sz w:val="24"/>
                <w:szCs w:val="24"/>
              </w:rPr>
            </m:ctrlPr>
          </m:fPr>
          <m:num>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num>
          <m:den>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N</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V</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den>
        </m:f>
        <m:nary>
          <m:naryPr>
            <m:chr m:val="∑"/>
            <m:limLoc m:val="subSup"/>
            <m:ctrlPr>
              <w:rPr>
                <w:rFonts w:hint="default" w:ascii="Cambria Math" w:hAnsi="Cambria Math" w:eastAsia="Consolas" w:cs="Times New Roman"/>
                <w:b/>
                <w:bCs/>
                <w:sz w:val="24"/>
                <w:szCs w:val="24"/>
              </w:rPr>
            </m:ctrlPr>
          </m:naryPr>
          <m:sub>
            <m:r>
              <m:rPr>
                <m:nor/>
                <m:sty m:val="bi"/>
              </m:rPr>
              <w:rPr>
                <w:rFonts w:hint="default" w:ascii="Times New Roman" w:hAnsi="Times New Roman" w:eastAsia="Consolas" w:cs="Times New Roman"/>
                <w:b/>
                <w:bCs/>
                <w:i/>
                <w:sz w:val="24"/>
                <w:szCs w:val="24"/>
              </w:rPr>
              <m:t>i</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N</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V</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sup>
          <m:e>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nary>
      </m:oMath>
      <w:r>
        <w:rPr>
          <w:rFonts w:hint="default" w:ascii="Times New Roman" w:hAnsi="Times New Roman" w:cs="Times New Roman"/>
          <w:b/>
          <w:bCs/>
          <w:i w:val="0"/>
          <w:sz w:val="24"/>
          <w:szCs w:val="24"/>
          <w:lang w:val="en-US" w:eastAsia="zh-CN"/>
        </w:rPr>
        <w:t xml:space="preserve">  (21)</w:t>
      </w:r>
    </w:p>
    <w:p w14:paraId="690C82C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Where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N</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v</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val="en-US" w:eastAsia="zh-CN"/>
        </w:rPr>
        <w:t xml:space="preserve"> is the number of points in voxel </w:t>
      </w:r>
      <m:oMath>
        <m:r>
          <m:rPr>
            <m:nor/>
            <m:sty m:val="bi"/>
          </m:rPr>
          <w:rPr>
            <w:rFonts w:hint="default" w:ascii="Times New Roman" w:hAnsi="Times New Roman" w:cs="Times New Roman"/>
            <w:b/>
            <w:bCs/>
            <w:i/>
            <w:sz w:val="24"/>
          </w:rPr>
          <m:t>V</m:t>
        </m:r>
      </m:oMath>
      <w:r>
        <w:rPr>
          <w:rFonts w:hint="default" w:ascii="Times New Roman" w:hAnsi="Times New Roman" w:cs="Times New Roman"/>
          <w:b w:val="0"/>
          <w:bCs w:val="0"/>
          <w:i w:val="0"/>
          <w:sz w:val="24"/>
          <w:szCs w:val="24"/>
          <w:lang w:val="en-US" w:eastAsia="zh-CN"/>
        </w:rPr>
        <w:t>. A voxel size of 1.0 mm is used to balance geometric fidelity and computational efficiency.</w:t>
      </w:r>
    </w:p>
    <w:p w14:paraId="6FC64D4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bCs/>
          <w:i w:val="0"/>
          <w:sz w:val="24"/>
          <w:szCs w:val="24"/>
          <w:lang w:val="en-US" w:eastAsia="zh-CN"/>
        </w:rPr>
      </w:pPr>
    </w:p>
    <w:p w14:paraId="3A20F81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5.2 Registration and Deformation Field Reconstruction</w:t>
      </w:r>
    </w:p>
    <w:p w14:paraId="326E52C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The measured point cloud is registered to a reference CAD model using the ICP algorithm. The goal is to find the rotation matrix </w:t>
      </w:r>
      <m:oMath>
        <m:r>
          <m:rPr>
            <m:nor/>
            <m:sty m:val="bi"/>
          </m:rPr>
          <w:rPr>
            <w:rFonts w:hint="default" w:ascii="Times New Roman" w:hAnsi="Times New Roman" w:cs="Times New Roman"/>
            <w:b/>
            <w:bCs/>
            <w:i/>
            <w:sz w:val="24"/>
          </w:rPr>
          <m:t>R</m:t>
        </m:r>
      </m:oMath>
      <w:r>
        <w:rPr>
          <w:rFonts w:hint="default" w:ascii="Times New Roman" w:hAnsi="Times New Roman" w:cs="Times New Roman"/>
          <w:i w:val="0"/>
          <w:sz w:val="24"/>
          <w:lang w:val="en-US" w:eastAsia="zh-CN"/>
        </w:rPr>
        <w:t xml:space="preserve"> </w:t>
      </w:r>
      <w:r>
        <w:rPr>
          <w:rFonts w:hint="default" w:ascii="Times New Roman" w:hAnsi="Times New Roman" w:cs="Times New Roman"/>
          <w:b w:val="0"/>
          <w:bCs w:val="0"/>
          <w:i w:val="0"/>
          <w:sz w:val="24"/>
          <w:szCs w:val="24"/>
          <w:lang w:val="en-US" w:eastAsia="zh-CN"/>
        </w:rPr>
        <w:t>and translation vector</w:t>
      </w:r>
      <m:oMath>
        <m:r>
          <m:rPr>
            <m:nor/>
            <m:sty m:val="p"/>
          </m:rPr>
          <w:rPr>
            <w:rFonts w:hint="default" w:ascii="Times New Roman" w:hAnsi="Times New Roman" w:cs="Times New Roman"/>
            <w:b w:val="0"/>
            <w:bCs w:val="0"/>
            <w:i w:val="0"/>
            <w:sz w:val="24"/>
            <w:szCs w:val="24"/>
            <w:lang w:val="en-US" w:eastAsia="zh-CN"/>
          </w:rPr>
          <m:t xml:space="preserve"> </m:t>
        </m:r>
        <m:r>
          <m:rPr>
            <m:nor/>
            <m:sty m:val="bi"/>
          </m:rPr>
          <w:rPr>
            <w:rFonts w:hint="default" w:ascii="Times New Roman" w:hAnsi="Times New Roman" w:cs="Times New Roman"/>
            <w:b/>
            <w:bCs/>
            <w:i/>
            <w:kern w:val="0"/>
            <w:sz w:val="24"/>
            <w:szCs w:val="24"/>
            <w:lang w:val="en-US" w:eastAsia="zh-CN" w:bidi="ar"/>
          </w:rPr>
          <m:t>t</m:t>
        </m:r>
        <m:r>
          <m:rPr>
            <m:nor/>
            <m:sty m:val="b"/>
          </m:rPr>
          <w:rPr>
            <w:rFonts w:hint="default" w:ascii="Times New Roman" w:hAnsi="Times New Roman" w:cs="Times New Roman"/>
            <w:b/>
            <w:bCs/>
            <w:i w:val="0"/>
            <w:kern w:val="0"/>
            <w:sz w:val="24"/>
            <w:szCs w:val="24"/>
            <w:lang w:val="en-US" w:eastAsia="zh-CN" w:bidi="ar"/>
          </w:rPr>
          <m:t xml:space="preserve"> </m:t>
        </m:r>
      </m:oMath>
      <w:r>
        <w:rPr>
          <w:rFonts w:hint="default" w:ascii="Times New Roman" w:hAnsi="Times New Roman" w:cs="Times New Roman"/>
          <w:b w:val="0"/>
          <w:bCs w:val="0"/>
          <w:i w:val="0"/>
          <w:sz w:val="24"/>
          <w:szCs w:val="24"/>
          <w:lang w:val="en-US" w:eastAsia="zh-CN"/>
        </w:rPr>
        <w:t>that minimize the point-to-point distance:</w:t>
      </w:r>
    </w:p>
    <w:p w14:paraId="36275AA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center"/>
        <w:rPr>
          <w:rFonts w:hint="default" w:ascii="Times New Roman" w:hAnsi="Times New Roman" w:cs="Times New Roman"/>
          <w:b/>
          <w:bCs/>
          <w:i w:val="0"/>
          <w:sz w:val="24"/>
          <w:szCs w:val="24"/>
          <w:lang w:val="en-US" w:eastAsia="zh-CN"/>
        </w:rPr>
      </w:pPr>
      <m:oMath>
        <m:func>
          <m:funcPr>
            <m:ctrlPr>
              <w:rPr>
                <w:rFonts w:hint="default" w:ascii="Cambria Math" w:hAnsi="Cambria Math" w:eastAsia="Consolas" w:cs="Times New Roman"/>
                <w:b/>
                <w:bCs/>
                <w:sz w:val="24"/>
                <w:szCs w:val="24"/>
              </w:rPr>
            </m:ctrlPr>
          </m:funcPr>
          <m:fName>
            <m:limLow>
              <m:limLowPr>
                <m:ctrlPr>
                  <w:rPr>
                    <w:rFonts w:hint="default" w:ascii="Cambria Math" w:hAnsi="Cambria Math" w:eastAsia="Consolas" w:cs="Times New Roman"/>
                    <w:b/>
                    <w:bCs/>
                    <w:sz w:val="24"/>
                    <w:szCs w:val="24"/>
                  </w:rPr>
                </m:ctrlPr>
              </m:limLowPr>
              <m:e>
                <m:r>
                  <m:rPr>
                    <m:nor/>
                    <m:sty m:val="b"/>
                  </m:rPr>
                  <w:rPr>
                    <w:rFonts w:hint="default" w:ascii="Times New Roman" w:hAnsi="Times New Roman" w:eastAsia="Consolas" w:cs="Times New Roman"/>
                    <w:b/>
                    <w:bCs/>
                    <w:sz w:val="24"/>
                    <w:szCs w:val="24"/>
                  </w:rPr>
                  <m:t>min</m:t>
                </m:r>
                <m:ctrlPr>
                  <w:rPr>
                    <w:rFonts w:hint="default" w:ascii="Cambria Math" w:hAnsi="Cambria Math" w:eastAsia="Consolas" w:cs="Times New Roman"/>
                    <w:b/>
                    <w:bCs/>
                    <w:sz w:val="24"/>
                    <w:szCs w:val="24"/>
                  </w:rPr>
                </m:ctrlPr>
              </m:e>
              <m:lim>
                <m:r>
                  <m:rPr>
                    <m:nor/>
                    <m:sty m:val="b"/>
                  </m:rPr>
                  <w:rPr>
                    <w:rFonts w:hint="default" w:ascii="Times New Roman" w:hAnsi="Times New Roman" w:eastAsia="Consolas" w:cs="Times New Roman"/>
                    <w:b/>
                    <w:bCs/>
                    <w:sz w:val="24"/>
                    <w:szCs w:val="24"/>
                  </w:rPr>
                  <m:t>R</m:t>
                </m:r>
                <m:r>
                  <m:rPr>
                    <m:nor/>
                    <m:sty m:val="b"/>
                  </m:rPr>
                  <w:rPr>
                    <w:rFonts w:hint="default" w:ascii="Times New Roman" w:hAnsi="Times New Roman" w:eastAsia="Consolas" w:cs="Times New Roman"/>
                    <w:b/>
                    <w:bCs/>
                    <w:i w:val="0"/>
                    <w:sz w:val="24"/>
                    <w:szCs w:val="24"/>
                  </w:rPr>
                  <m:t>,</m:t>
                </m:r>
                <m:r>
                  <m:rPr>
                    <m:nor/>
                    <m:sty m:val="b"/>
                  </m:rPr>
                  <w:rPr>
                    <w:rFonts w:hint="default" w:ascii="Times New Roman" w:hAnsi="Times New Roman" w:eastAsia="Consolas" w:cs="Times New Roman"/>
                    <w:b/>
                    <w:bCs/>
                    <w:sz w:val="24"/>
                    <w:szCs w:val="24"/>
                  </w:rPr>
                  <m:t>t</m:t>
                </m:r>
                <m:ctrlPr>
                  <w:rPr>
                    <w:rFonts w:hint="default" w:ascii="Cambria Math" w:hAnsi="Cambria Math" w:eastAsia="Consolas" w:cs="Times New Roman"/>
                    <w:b/>
                    <w:bCs/>
                    <w:sz w:val="24"/>
                    <w:szCs w:val="24"/>
                  </w:rPr>
                </m:ctrlPr>
              </m:lim>
            </m:limLow>
            <m:ctrlPr>
              <w:rPr>
                <w:rFonts w:hint="default" w:ascii="Cambria Math" w:hAnsi="Cambria Math" w:eastAsia="Consolas" w:cs="Times New Roman"/>
                <w:b/>
                <w:bCs/>
                <w:sz w:val="24"/>
                <w:szCs w:val="24"/>
              </w:rPr>
            </m:ctrlPr>
          </m:fName>
          <m:e>
            <m:nary>
              <m:naryPr>
                <m:chr m:val="∑"/>
                <m:limLoc m:val="subSup"/>
                <m:ctrlPr>
                  <w:rPr>
                    <w:rFonts w:hint="default" w:ascii="Cambria Math" w:hAnsi="Cambria Math" w:eastAsia="Consolas" w:cs="Times New Roman"/>
                    <w:b/>
                    <w:bCs/>
                    <w:sz w:val="24"/>
                    <w:szCs w:val="24"/>
                  </w:rPr>
                </m:ctrlPr>
              </m:naryPr>
              <m:sub>
                <m:r>
                  <m:rPr>
                    <m:nor/>
                    <m:sty m:val="bi"/>
                  </m:rPr>
                  <w:rPr>
                    <w:rFonts w:hint="default" w:ascii="Times New Roman" w:hAnsi="Times New Roman" w:eastAsia="Consolas" w:cs="Times New Roman"/>
                    <w:b/>
                    <w:bCs/>
                    <w:i/>
                    <w:sz w:val="24"/>
                    <w:szCs w:val="24"/>
                  </w:rPr>
                  <m:t>i</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r>
                  <m:rPr>
                    <m:nor/>
                    <m:sty m:val="bi"/>
                  </m:rPr>
                  <w:rPr>
                    <w:rFonts w:hint="default" w:ascii="Times New Roman" w:hAnsi="Times New Roman" w:eastAsia="Consolas" w:cs="Times New Roman"/>
                    <w:b/>
                    <w:bCs/>
                    <w:i/>
                    <w:sz w:val="24"/>
                    <w:szCs w:val="24"/>
                  </w:rPr>
                  <m:t>N</m:t>
                </m:r>
                <m:ctrlPr>
                  <w:rPr>
                    <w:rFonts w:hint="default" w:ascii="Cambria Math" w:hAnsi="Cambria Math" w:eastAsia="Consolas" w:cs="Times New Roman"/>
                    <w:b/>
                    <w:bCs/>
                    <w:sz w:val="24"/>
                    <w:szCs w:val="24"/>
                  </w:rPr>
                </m:ctrlPr>
              </m:sup>
              <m:e>
                <m:r>
                  <m:rPr>
                    <m:nor/>
                    <m:sty m:val="b"/>
                  </m:rPr>
                  <w:rPr>
                    <w:rFonts w:hint="default" w:ascii="Times New Roman" w:hAnsi="Times New Roman" w:cs="Times New Roman"/>
                    <w:b/>
                    <w:bCs/>
                    <w:i w:val="0"/>
                    <w:sz w:val="24"/>
                    <w:szCs w:val="24"/>
                    <w:lang w:val="en-US" w:eastAsia="zh-CN"/>
                  </w:rPr>
                  <m:t xml:space="preserve"> </m:t>
                </m:r>
                <m:ctrlPr>
                  <w:rPr>
                    <w:rFonts w:hint="default" w:ascii="Cambria Math" w:hAnsi="Cambria Math" w:eastAsia="Consolas" w:cs="Times New Roman"/>
                    <w:b/>
                    <w:bCs/>
                    <w:sz w:val="24"/>
                    <w:szCs w:val="24"/>
                  </w:rPr>
                </m:ctrlPr>
              </m:e>
            </m:nary>
            <m:ctrlPr>
              <w:rPr>
                <w:rFonts w:hint="default" w:ascii="Cambria Math" w:hAnsi="Cambria Math" w:eastAsia="Consolas" w:cs="Times New Roman"/>
                <w:b/>
                <w:bCs/>
                <w:sz w:val="24"/>
                <w:szCs w:val="24"/>
              </w:rPr>
            </m:ctrlPr>
          </m:e>
        </m:func>
        <m:r>
          <m:rPr>
            <m:nor/>
            <m:sty m:val="b"/>
          </m:rPr>
          <w:rPr>
            <w:rFonts w:hint="default" w:ascii="Times New Roman" w:hAnsi="Times New Roman" w:eastAsia="Consolas" w:cs="Times New Roman"/>
            <w:b/>
            <w:bCs/>
            <w:i w:val="0"/>
            <w:sz w:val="24"/>
            <w:szCs w:val="24"/>
          </w:rPr>
          <m:t>|(</m:t>
        </m:r>
        <m:r>
          <m:rPr>
            <m:nor/>
            <m:sty m:val="b"/>
          </m:rPr>
          <w:rPr>
            <w:rFonts w:hint="default" w:ascii="Times New Roman" w:hAnsi="Times New Roman" w:eastAsia="Consolas" w:cs="Times New Roman"/>
            <w:b/>
            <w:bCs/>
            <w:sz w:val="24"/>
            <w:szCs w:val="24"/>
          </w:rPr>
          <m:t>R</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
          </m:rPr>
          <w:rPr>
            <w:rFonts w:hint="default" w:ascii="Times New Roman" w:hAnsi="Times New Roman" w:eastAsia="Consolas" w:cs="Times New Roman"/>
            <w:b/>
            <w:bCs/>
            <w:sz w:val="24"/>
            <w:szCs w:val="24"/>
          </w:rPr>
          <m:t>t</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sz w:val="24"/>
                <w:szCs w:val="24"/>
              </w:rPr>
              <m:t>q</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sSup>
          <m:sSupPr>
            <m:ctrlPr>
              <w:rPr>
                <w:rFonts w:hint="default" w:ascii="Cambria Math" w:hAnsi="Cambria Math" w:eastAsia="Consolas" w:cs="Times New Roman"/>
                <w:b/>
                <w:bCs/>
                <w:sz w:val="24"/>
                <w:szCs w:val="24"/>
              </w:rPr>
            </m:ctrlPr>
          </m:sSupPr>
          <m:e>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e>
          <m:sup>
            <m:r>
              <m:rPr>
                <m:nor/>
                <m:sty m:val="b"/>
              </m:rPr>
              <w:rPr>
                <w:rFonts w:hint="default" w:ascii="Times New Roman" w:hAnsi="Times New Roman" w:eastAsia="Consolas" w:cs="Times New Roman"/>
                <w:b/>
                <w:bCs/>
                <w:i w:val="0"/>
                <w:sz w:val="24"/>
                <w:szCs w:val="24"/>
              </w:rPr>
              <m:t>2</m:t>
            </m:r>
            <m:ctrlPr>
              <w:rPr>
                <w:rFonts w:hint="default" w:ascii="Cambria Math" w:hAnsi="Cambria Math" w:eastAsia="Consolas" w:cs="Times New Roman"/>
                <w:b/>
                <w:bCs/>
                <w:sz w:val="24"/>
                <w:szCs w:val="24"/>
              </w:rPr>
            </m:ctrlPr>
          </m:sup>
        </m:sSup>
      </m:oMath>
      <w:r>
        <w:rPr>
          <w:rFonts w:hint="default" w:ascii="Times New Roman" w:hAnsi="Times New Roman" w:cs="Times New Roman"/>
          <w:b/>
          <w:bCs/>
          <w:i w:val="0"/>
          <w:sz w:val="24"/>
          <w:szCs w:val="24"/>
          <w:lang w:val="en-US" w:eastAsia="zh-CN"/>
        </w:rPr>
        <w:t xml:space="preserve">  （22）</w:t>
      </w:r>
    </w:p>
    <w:p w14:paraId="70813C0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lang w:val="en-US" w:eastAsia="zh-CN"/>
        </w:rPr>
      </w:pPr>
      <w:r>
        <w:rPr>
          <w:rFonts w:hint="default" w:ascii="Times New Roman" w:hAnsi="Times New Roman" w:cs="Times New Roman"/>
          <w:b w:val="0"/>
          <w:bCs w:val="0"/>
          <w:i w:val="0"/>
          <w:sz w:val="24"/>
          <w:szCs w:val="24"/>
          <w:lang w:val="en-US" w:eastAsia="zh-CN"/>
        </w:rPr>
        <w:t xml:space="preserve">Where </w:t>
      </w:r>
      <m:oMath>
        <m:sSub>
          <m:sSubPr>
            <m:ctrlPr>
              <w:rPr>
                <w:rFonts w:hint="default" w:ascii="Cambria Math" w:hAnsi="Cambria Math" w:cs="Times New Roman"/>
                <w:b/>
                <w:bCs/>
                <w:i/>
                <w:iCs/>
                <w:sz w:val="24"/>
              </w:rPr>
            </m:ctrlPr>
          </m:sSubPr>
          <m:e>
            <m:r>
              <m:rPr>
                <m:nor/>
                <m:sty m:val="bi"/>
              </m:rPr>
              <w:rPr>
                <w:rFonts w:hint="default" w:ascii="Times New Roman" w:hAnsi="Times New Roman" w:cs="Times New Roman"/>
                <w:b/>
                <w:bCs/>
                <w:i/>
                <w:iCs/>
                <w:sz w:val="24"/>
              </w:rPr>
              <m:t>p</m:t>
            </m:r>
            <m:ctrlPr>
              <w:rPr>
                <w:rFonts w:hint="default" w:ascii="Cambria Math" w:hAnsi="Cambria Math" w:cs="Times New Roman"/>
                <w:b/>
                <w:bCs/>
                <w:i/>
                <w:iCs/>
                <w:sz w:val="24"/>
              </w:rPr>
            </m:ctrlPr>
          </m:e>
          <m:sub>
            <m:r>
              <m:rPr>
                <m:nor/>
                <m:sty m:val="bi"/>
              </m:rPr>
              <w:rPr>
                <w:rFonts w:hint="default" w:ascii="Times New Roman" w:hAnsi="Times New Roman" w:cs="Times New Roman"/>
                <w:b/>
                <w:bCs/>
                <w:i/>
                <w:iCs/>
                <w:sz w:val="24"/>
              </w:rPr>
              <m:t>i</m:t>
            </m:r>
            <m:ctrlPr>
              <w:rPr>
                <w:rFonts w:hint="default" w:ascii="Cambria Math" w:hAnsi="Cambria Math" w:cs="Times New Roman"/>
                <w:b/>
                <w:bCs/>
                <w:i/>
                <w:iCs/>
                <w:sz w:val="24"/>
              </w:rPr>
            </m:ctrlPr>
          </m:sub>
        </m:sSub>
      </m:oMath>
      <w:r>
        <w:rPr>
          <w:rFonts w:hint="default" w:ascii="Times New Roman" w:hAnsi="Times New Roman" w:cs="Times New Roman"/>
          <w:b w:val="0"/>
          <w:bCs w:val="0"/>
          <w:i w:val="0"/>
          <w:sz w:val="24"/>
          <w:lang w:val="en-US" w:eastAsia="zh-CN"/>
        </w:rPr>
        <w:t xml:space="preserve"> is a measured point,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q</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i</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val="en-US" w:eastAsia="zh-CN"/>
        </w:rPr>
        <w:t xml:space="preserve"> is the corresponding point on the CAD model,and </w:t>
      </w:r>
      <m:oMath>
        <m:r>
          <m:rPr>
            <m:nor/>
            <m:sty m:val="bi"/>
          </m:rPr>
          <w:rPr>
            <w:rFonts w:hint="default" w:ascii="Times New Roman" w:hAnsi="Times New Roman" w:cs="Times New Roman"/>
            <w:b/>
            <w:bCs/>
            <w:i/>
            <w:sz w:val="24"/>
          </w:rPr>
          <m:t>N</m:t>
        </m:r>
      </m:oMath>
      <w:r>
        <w:rPr>
          <w:rFonts w:hint="default" w:ascii="Times New Roman" w:hAnsi="Times New Roman" w:cs="Times New Roman"/>
          <w:b w:val="0"/>
          <w:bCs w:val="0"/>
          <w:i w:val="0"/>
          <w:sz w:val="24"/>
          <w:lang w:val="en-US" w:eastAsia="zh-CN"/>
        </w:rPr>
        <w:t xml:space="preserve"> is the number of point pairs.</w:t>
      </w:r>
    </w:p>
    <w:p w14:paraId="56AA07F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lang w:val="en-US" w:eastAsia="zh-CN"/>
        </w:rPr>
      </w:pPr>
    </w:p>
    <w:p w14:paraId="1D81B44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After registration, the deformation field is computed as the height difference between the measured surface and the ideal CAD surface:</w:t>
      </w:r>
    </w:p>
    <w:p w14:paraId="6654B4F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center"/>
        <w:rPr>
          <w:rFonts w:hint="default" w:ascii="Times New Roman" w:hAnsi="Times New Roman" w:eastAsia="宋体" w:cs="Times New Roman"/>
          <w:b/>
          <w:bCs/>
          <w:i w:val="0"/>
          <w:iCs w:val="0"/>
          <w:caps w:val="0"/>
          <w:color w:val="F9FAFB"/>
          <w:spacing w:val="0"/>
          <w:sz w:val="24"/>
          <w:szCs w:val="24"/>
          <w:shd w:val="clear" w:fill="2C2C2E"/>
          <w:lang w:val="en-US" w:eastAsia="zh-CN"/>
        </w:rPr>
      </w:pPr>
      <m:oMath>
        <m:r>
          <m:rPr>
            <m:nor/>
            <m:sty m:val="b"/>
          </m:rPr>
          <w:rPr>
            <w:rFonts w:hint="default" w:ascii="Times New Roman" w:hAnsi="Times New Roman" w:eastAsia="Consolas" w:cs="Times New Roman"/>
            <w:b/>
            <w:bCs/>
            <w:i w:val="0"/>
            <w:sz w:val="24"/>
            <w:szCs w:val="24"/>
          </w:rPr>
          <m:t>Δh(</m:t>
        </m:r>
        <m:r>
          <m:rPr>
            <m:nor/>
            <m:sty m:val="bi"/>
          </m:rPr>
          <w:rPr>
            <w:rFonts w:hint="default" w:ascii="Times New Roman" w:hAnsi="Times New Roman" w:eastAsia="Consolas" w:cs="Times New Roman"/>
            <w:b/>
            <w:bCs/>
            <w:i/>
            <w:sz w:val="24"/>
            <w:szCs w:val="24"/>
          </w:rPr>
          <m:t>x</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y</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z</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measured</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x</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y</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z</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ideal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x</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y</m:t>
        </m:r>
        <m:r>
          <m:rPr>
            <m:nor/>
            <m:sty m:val="b"/>
          </m:rPr>
          <w:rPr>
            <w:rFonts w:hint="default" w:ascii="Times New Roman" w:hAnsi="Times New Roman" w:eastAsia="Consolas" w:cs="Times New Roman"/>
            <w:b/>
            <w:bCs/>
            <w:i w:val="0"/>
            <w:sz w:val="24"/>
            <w:szCs w:val="24"/>
          </w:rPr>
          <m:t>)</m:t>
        </m:r>
      </m:oMath>
      <w:r>
        <w:rPr>
          <w:rFonts w:hint="default" w:ascii="Times New Roman" w:hAnsi="Times New Roman" w:cs="Times New Roman"/>
          <w:b/>
          <w:bCs/>
          <w:i w:val="0"/>
          <w:sz w:val="24"/>
          <w:szCs w:val="24"/>
          <w:lang w:val="en-US" w:eastAsia="zh-CN"/>
        </w:rPr>
        <w:t xml:space="preserve">  (23)</w:t>
      </w:r>
    </w:p>
    <w:p w14:paraId="567C98C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both"/>
        <w:rPr>
          <w:rFonts w:hint="default" w:ascii="Times New Roman" w:hAnsi="Times New Roman" w:cs="Times New Roman"/>
          <w:b/>
          <w:bCs/>
          <w:i w:val="0"/>
          <w:sz w:val="24"/>
          <w:szCs w:val="24"/>
          <w:lang w:val="en-US" w:eastAsia="zh-CN"/>
        </w:rPr>
      </w:pPr>
      <w:r>
        <w:rPr>
          <w:rFonts w:hint="default" w:ascii="Times New Roman" w:hAnsi="Times New Roman" w:cs="Times New Roman"/>
          <w:b/>
          <w:bCs/>
          <w:i w:val="0"/>
          <w:sz w:val="24"/>
          <w:szCs w:val="24"/>
          <w:lang w:val="en-US" w:eastAsia="zh-CN"/>
        </w:rPr>
        <w:t>5.3 Defect Identification</w:t>
      </w:r>
    </w:p>
    <w:p w14:paraId="2AD0EE6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iCs w:val="0"/>
          <w:caps w:val="0"/>
          <w:color w:val="F9FAFB"/>
          <w:spacing w:val="0"/>
          <w:sz w:val="24"/>
          <w:szCs w:val="24"/>
          <w:shd w:val="clear" w:fill="2C2C2E"/>
          <w:lang w:val="en-US" w:eastAsia="zh-CN"/>
        </w:rPr>
      </w:pPr>
      <w:r>
        <w:rPr>
          <w:rFonts w:hint="default" w:ascii="Times New Roman" w:hAnsi="Times New Roman" w:cs="Times New Roman"/>
          <w:b w:val="0"/>
          <w:bCs w:val="0"/>
          <w:i w:val="0"/>
          <w:sz w:val="24"/>
          <w:szCs w:val="24"/>
          <w:lang w:val="en-US" w:eastAsia="zh-CN"/>
        </w:rPr>
        <w:t>Defects are identified from the deformation field using a sliding-window peak detection method. For each spatial window</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cs="Times New Roman"/>
            <w:b/>
            <w:bCs/>
            <w:i/>
            <w:sz w:val="24"/>
            <w:szCs w:val="24"/>
          </w:rPr>
          <m:t>W</m:t>
        </m:r>
      </m:oMath>
      <w:r>
        <w:rPr>
          <w:rFonts w:hint="default" w:ascii="Times New Roman" w:hAnsi="Times New Roman" w:cs="Times New Roman"/>
          <w:b w:val="0"/>
          <w:bCs w:val="0"/>
          <w:i w:val="0"/>
          <w:sz w:val="24"/>
          <w:szCs w:val="24"/>
          <w:lang w:val="en-US" w:eastAsia="zh-CN"/>
        </w:rPr>
        <w:t xml:space="preserve"> of size</w:t>
      </w:r>
      <m:oMath>
        <m:r>
          <m:rPr>
            <m:nor/>
            <m:sty m:val="b"/>
          </m:rPr>
          <w:rPr>
            <w:rFonts w:hint="default" w:ascii="Times New Roman" w:hAnsi="Times New Roman" w:cs="Times New Roman"/>
            <w:b/>
            <w:bCs/>
            <w:i w:val="0"/>
            <w:sz w:val="24"/>
            <w:szCs w:val="24"/>
            <w:lang w:val="en-US" w:eastAsia="zh-CN"/>
          </w:rPr>
          <m:t xml:space="preserve">  </m:t>
        </m:r>
        <m:r>
          <m:rPr>
            <m:nor/>
            <m:sty m:val="bi"/>
          </m:rPr>
          <w:rPr>
            <w:rFonts w:hint="default" w:ascii="Times New Roman" w:hAnsi="Times New Roman" w:eastAsia="Consolas" w:cs="Times New Roman"/>
            <w:b/>
            <w:bCs/>
            <w:i/>
            <w:sz w:val="24"/>
            <w:szCs w:val="24"/>
          </w:rPr>
          <m:t>w</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w</m:t>
        </m:r>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the maximum absolute deformation is computed:</w:t>
      </w:r>
    </w:p>
    <w:p w14:paraId="6793E1B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ascii="Times New Roman" w:hAnsi="Times New Roman" w:cs="Times New Roman"/>
          <w:b/>
          <w:bCs/>
          <w:i w:val="0"/>
          <w:sz w:val="24"/>
          <w:szCs w:val="24"/>
          <w:lang w:val="en-US" w:eastAsia="zh-CN"/>
        </w:rPr>
      </w:pPr>
      <m:oMath>
        <m:r>
          <m:rPr>
            <m:nor/>
            <m:sty m:val="b"/>
          </m:rPr>
          <w:rPr>
            <w:rFonts w:hint="default" w:ascii="Times New Roman" w:hAnsi="Times New Roman" w:eastAsia="Consolas" w:cs="Times New Roman"/>
            <w:b/>
            <w:bCs/>
            <w:i w:val="0"/>
            <w:sz w:val="24"/>
            <w:szCs w:val="24"/>
          </w:rPr>
          <m:t>Δ</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i w:val="0"/>
                <w:sz w:val="24"/>
                <w:szCs w:val="24"/>
              </w:rPr>
              <m:t>h</m:t>
            </m:r>
            <m:ctrlPr>
              <w:rPr>
                <w:rFonts w:hint="default" w:ascii="Cambria Math" w:hAnsi="Cambria Math" w:eastAsia="Consolas" w:cs="Times New Roman"/>
                <w:b/>
                <w:bCs/>
                <w:sz w:val="24"/>
                <w:szCs w:val="24"/>
              </w:rPr>
            </m:ctrlPr>
          </m:e>
          <m:sub>
            <m:func>
              <m:funcPr>
                <m:ctrlPr>
                  <w:rPr>
                    <w:rFonts w:hint="default" w:ascii="Cambria Math" w:hAnsi="Cambria Math" w:eastAsia="Consolas" w:cs="Times New Roman"/>
                    <w:b/>
                    <w:bCs/>
                    <w:sz w:val="24"/>
                    <w:szCs w:val="24"/>
                  </w:rPr>
                </m:ctrlPr>
              </m:funcPr>
              <m:fName>
                <m:limLow>
                  <m:limLowPr>
                    <m:ctrlPr>
                      <w:rPr>
                        <w:rFonts w:hint="default" w:ascii="Cambria Math" w:hAnsi="Cambria Math" w:eastAsia="Consolas" w:cs="Times New Roman"/>
                        <w:b/>
                        <w:bCs/>
                        <w:sz w:val="24"/>
                        <w:szCs w:val="24"/>
                      </w:rPr>
                    </m:ctrlPr>
                  </m:limLowPr>
                  <m:e>
                    <m:r>
                      <m:rPr>
                        <m:nor/>
                        <m:sty m:val="b"/>
                      </m:rPr>
                      <w:rPr>
                        <w:rFonts w:hint="default" w:ascii="Times New Roman" w:hAnsi="Times New Roman" w:eastAsia="Consolas" w:cs="Times New Roman"/>
                        <w:b/>
                        <w:bCs/>
                        <w:sz w:val="24"/>
                        <w:szCs w:val="24"/>
                      </w:rPr>
                      <m:t>max</m:t>
                    </m:r>
                    <m:ctrlPr>
                      <w:rPr>
                        <w:rFonts w:hint="default" w:ascii="Cambria Math" w:hAnsi="Cambria Math" w:eastAsia="Consolas" w:cs="Times New Roman"/>
                        <w:b/>
                        <w:bCs/>
                        <w:sz w:val="24"/>
                        <w:szCs w:val="24"/>
                      </w:rPr>
                    </m:ctrlPr>
                  </m:e>
                  <m:lim>
                    <m:ctrlPr>
                      <w:rPr>
                        <w:rFonts w:hint="default" w:ascii="Cambria Math" w:hAnsi="Cambria Math" w:eastAsia="Consolas" w:cs="Times New Roman"/>
                        <w:b/>
                        <w:bCs/>
                        <w:sz w:val="24"/>
                        <w:szCs w:val="24"/>
                      </w:rPr>
                    </m:ctrlPr>
                  </m:lim>
                </m:limLow>
                <m:ctrlPr>
                  <w:rPr>
                    <w:rFonts w:hint="default" w:ascii="Cambria Math" w:hAnsi="Cambria Math" w:eastAsia="Consolas" w:cs="Times New Roman"/>
                    <w:b/>
                    <w:bCs/>
                    <w:sz w:val="24"/>
                    <w:szCs w:val="24"/>
                  </w:rPr>
                </m:ctrlPr>
              </m:fName>
              <m:e>
                <m:ctrlPr>
                  <w:rPr>
                    <w:rFonts w:hint="default" w:ascii="Cambria Math" w:hAnsi="Cambria Math" w:eastAsia="Consolas" w:cs="Times New Roman"/>
                    <w:b/>
                    <w:bCs/>
                    <w:sz w:val="24"/>
                    <w:szCs w:val="24"/>
                  </w:rPr>
                </m:ctrlPr>
              </m:e>
            </m:func>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W</m:t>
        </m:r>
        <m:r>
          <m:rPr>
            <m:nor/>
            <m:sty m:val="b"/>
          </m:rPr>
          <w:rPr>
            <w:rFonts w:hint="default" w:ascii="Times New Roman" w:hAnsi="Times New Roman" w:eastAsia="Consolas" w:cs="Times New Roman"/>
            <w:b/>
            <w:bCs/>
            <w:i w:val="0"/>
            <w:sz w:val="24"/>
            <w:szCs w:val="24"/>
          </w:rPr>
          <m:t>)=</m:t>
        </m:r>
        <m:func>
          <m:funcPr>
            <m:ctrlPr>
              <w:rPr>
                <w:rFonts w:hint="default" w:ascii="Cambria Math" w:hAnsi="Cambria Math" w:eastAsia="Consolas" w:cs="Times New Roman"/>
                <w:b/>
                <w:bCs/>
                <w:sz w:val="24"/>
                <w:szCs w:val="24"/>
              </w:rPr>
            </m:ctrlPr>
          </m:funcPr>
          <m:fName>
            <m:limLow>
              <m:limLowPr>
                <m:ctrlPr>
                  <w:rPr>
                    <w:rFonts w:hint="default" w:ascii="Cambria Math" w:hAnsi="Cambria Math" w:eastAsia="Consolas" w:cs="Times New Roman"/>
                    <w:b/>
                    <w:bCs/>
                    <w:sz w:val="24"/>
                    <w:szCs w:val="24"/>
                  </w:rPr>
                </m:ctrlPr>
              </m:limLowPr>
              <m:e>
                <m:r>
                  <m:rPr>
                    <m:nor/>
                    <m:sty m:val="b"/>
                  </m:rPr>
                  <w:rPr>
                    <w:rFonts w:hint="default" w:ascii="Times New Roman" w:hAnsi="Times New Roman" w:eastAsia="Consolas" w:cs="Times New Roman"/>
                    <w:b/>
                    <w:bCs/>
                    <w:sz w:val="24"/>
                    <w:szCs w:val="24"/>
                  </w:rPr>
                  <m:t>max</m:t>
                </m:r>
                <m:ctrlPr>
                  <w:rPr>
                    <w:rFonts w:hint="default" w:ascii="Cambria Math" w:hAnsi="Cambria Math" w:eastAsia="Consolas" w:cs="Times New Roman"/>
                    <w:b/>
                    <w:bCs/>
                    <w:sz w:val="24"/>
                    <w:szCs w:val="24"/>
                  </w:rPr>
                </m:ctrlPr>
              </m:e>
              <m:lim>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x</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y</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W</m:t>
                </m:r>
                <m:ctrlPr>
                  <w:rPr>
                    <w:rFonts w:hint="default" w:ascii="Cambria Math" w:hAnsi="Cambria Math" w:eastAsia="Consolas" w:cs="Times New Roman"/>
                    <w:b/>
                    <w:bCs/>
                    <w:sz w:val="24"/>
                    <w:szCs w:val="24"/>
                  </w:rPr>
                </m:ctrlPr>
              </m:lim>
            </m:limLow>
            <m:ctrlPr>
              <w:rPr>
                <w:rFonts w:hint="default" w:ascii="Cambria Math" w:hAnsi="Cambria Math" w:eastAsia="Consolas" w:cs="Times New Roman"/>
                <w:b/>
                <w:bCs/>
                <w:sz w:val="24"/>
                <w:szCs w:val="24"/>
              </w:rPr>
            </m:ctrlPr>
          </m:fName>
          <m:e>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e>
        </m:func>
        <m:r>
          <m:rPr>
            <m:nor/>
            <m:sty m:val="b"/>
          </m:rPr>
          <w:rPr>
            <w:rFonts w:hint="default" w:ascii="Times New Roman" w:hAnsi="Times New Roman" w:eastAsia="Consolas" w:cs="Times New Roman"/>
            <w:b/>
            <w:bCs/>
            <w:i w:val="0"/>
            <w:sz w:val="24"/>
            <w:szCs w:val="24"/>
          </w:rPr>
          <m:t>Δh(</m:t>
        </m:r>
        <m:r>
          <m:rPr>
            <m:nor/>
            <m:sty m:val="bi"/>
          </m:rPr>
          <w:rPr>
            <w:rFonts w:hint="default" w:ascii="Times New Roman" w:hAnsi="Times New Roman" w:eastAsia="Consolas" w:cs="Times New Roman"/>
            <w:b/>
            <w:bCs/>
            <w:i/>
            <w:sz w:val="24"/>
            <w:szCs w:val="24"/>
          </w:rPr>
          <m:t>x</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y</m:t>
        </m:r>
        <m:r>
          <m:rPr>
            <m:nor/>
            <m:sty m:val="b"/>
          </m:rPr>
          <w:rPr>
            <w:rFonts w:hint="default" w:ascii="Times New Roman" w:hAnsi="Times New Roman" w:eastAsia="Consolas" w:cs="Times New Roman"/>
            <w:b/>
            <w:bCs/>
            <w:i w:val="0"/>
            <w:sz w:val="24"/>
            <w:szCs w:val="24"/>
          </w:rPr>
          <m:t>)|</m:t>
        </m:r>
      </m:oMath>
      <w:r>
        <w:rPr>
          <w:rFonts w:hint="default" w:ascii="Times New Roman" w:hAnsi="Times New Roman" w:cs="Times New Roman"/>
          <w:b/>
          <w:bCs/>
          <w:i w:val="0"/>
          <w:sz w:val="24"/>
          <w:szCs w:val="24"/>
          <w:lang w:val="en-US" w:eastAsia="zh-CN"/>
        </w:rPr>
        <w:t xml:space="preserve">  (24)</w:t>
      </w:r>
    </w:p>
    <w:p w14:paraId="12A7B05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eastAsia"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 xml:space="preserve">If </w:t>
      </w:r>
      <m:oMath>
        <m:r>
          <m:rPr>
            <m:nor/>
            <m:sty m:val="b"/>
          </m:rPr>
          <w:rPr>
            <w:rFonts w:hint="default" w:ascii="Times New Roman" w:hAnsi="Times New Roman" w:eastAsia="Consolas" w:cs="Times New Roman"/>
            <w:b/>
            <w:bCs/>
            <w:i w:val="0"/>
            <w:sz w:val="24"/>
            <w:szCs w:val="24"/>
          </w:rPr>
          <m:t>Δ</m:t>
        </m:r>
        <m:sSub>
          <m:sSubPr>
            <m:ctrlPr>
              <w:rPr>
                <w:rFonts w:hint="default" w:ascii="Cambria Math" w:hAnsi="Cambria Math" w:eastAsia="Consolas" w:cs="Times New Roman"/>
                <w:b/>
                <w:bCs/>
                <w:sz w:val="24"/>
                <w:szCs w:val="24"/>
              </w:rPr>
            </m:ctrlPr>
          </m:sSubPr>
          <m:e>
            <m:r>
              <m:rPr>
                <m:nor/>
                <m:sty m:val="b"/>
              </m:rPr>
              <w:rPr>
                <w:rFonts w:hint="default" w:ascii="Times New Roman" w:hAnsi="Times New Roman" w:eastAsia="Consolas" w:cs="Times New Roman"/>
                <w:b/>
                <w:bCs/>
                <w:i w:val="0"/>
                <w:sz w:val="24"/>
                <w:szCs w:val="24"/>
              </w:rPr>
              <m:t>h</m:t>
            </m:r>
            <m:ctrlPr>
              <w:rPr>
                <w:rFonts w:hint="default" w:ascii="Cambria Math" w:hAnsi="Cambria Math" w:eastAsia="Consolas" w:cs="Times New Roman"/>
                <w:b/>
                <w:bCs/>
                <w:sz w:val="24"/>
                <w:szCs w:val="24"/>
              </w:rPr>
            </m:ctrlPr>
          </m:e>
          <m:sub>
            <m:func>
              <m:funcPr>
                <m:ctrlPr>
                  <w:rPr>
                    <w:rFonts w:hint="default" w:ascii="Cambria Math" w:hAnsi="Cambria Math" w:eastAsia="Consolas" w:cs="Times New Roman"/>
                    <w:b/>
                    <w:bCs/>
                    <w:sz w:val="24"/>
                    <w:szCs w:val="24"/>
                  </w:rPr>
                </m:ctrlPr>
              </m:funcPr>
              <m:fName>
                <m:limLow>
                  <m:limLowPr>
                    <m:ctrlPr>
                      <w:rPr>
                        <w:rFonts w:hint="default" w:ascii="Cambria Math" w:hAnsi="Cambria Math" w:eastAsia="Consolas" w:cs="Times New Roman"/>
                        <w:b/>
                        <w:bCs/>
                        <w:sz w:val="24"/>
                        <w:szCs w:val="24"/>
                      </w:rPr>
                    </m:ctrlPr>
                  </m:limLowPr>
                  <m:e>
                    <m:r>
                      <m:rPr>
                        <m:nor/>
                        <m:sty m:val="b"/>
                      </m:rPr>
                      <w:rPr>
                        <w:rFonts w:hint="default" w:ascii="Times New Roman" w:hAnsi="Times New Roman" w:eastAsia="Consolas" w:cs="Times New Roman"/>
                        <w:b/>
                        <w:bCs/>
                        <w:sz w:val="24"/>
                        <w:szCs w:val="24"/>
                      </w:rPr>
                      <m:t>max</m:t>
                    </m:r>
                    <m:ctrlPr>
                      <w:rPr>
                        <w:rFonts w:hint="default" w:ascii="Cambria Math" w:hAnsi="Cambria Math" w:eastAsia="Consolas" w:cs="Times New Roman"/>
                        <w:b/>
                        <w:bCs/>
                        <w:sz w:val="24"/>
                        <w:szCs w:val="24"/>
                      </w:rPr>
                    </m:ctrlPr>
                  </m:e>
                  <m:lim>
                    <m:r>
                      <m:rPr>
                        <m:nor/>
                        <m:sty m:val="b"/>
                      </m:rPr>
                      <w:rPr>
                        <w:rFonts w:hint="default" w:ascii="Times New Roman" w:hAnsi="Times New Roman" w:cs="Times New Roman"/>
                        <w:b/>
                        <w:bCs/>
                        <w:i w:val="0"/>
                        <w:sz w:val="24"/>
                        <w:szCs w:val="24"/>
                        <w:lang w:val="en-US" w:eastAsia="zh-CN"/>
                      </w:rPr>
                      <m:t xml:space="preserve"> </m:t>
                    </m:r>
                    <m:ctrlPr>
                      <w:rPr>
                        <w:rFonts w:hint="default" w:ascii="Cambria Math" w:hAnsi="Cambria Math" w:eastAsia="Consolas" w:cs="Times New Roman"/>
                        <w:b/>
                        <w:bCs/>
                        <w:sz w:val="24"/>
                        <w:szCs w:val="24"/>
                      </w:rPr>
                    </m:ctrlPr>
                  </m:lim>
                </m:limLow>
                <m:ctrlPr>
                  <w:rPr>
                    <w:rFonts w:hint="default" w:ascii="Cambria Math" w:hAnsi="Cambria Math" w:eastAsia="Consolas" w:cs="Times New Roman"/>
                    <w:b/>
                    <w:bCs/>
                    <w:sz w:val="24"/>
                    <w:szCs w:val="24"/>
                  </w:rPr>
                </m:ctrlPr>
              </m:fName>
              <m:e>
                <m:r>
                  <m:rPr>
                    <m:nor/>
                    <m:sty m:val="b"/>
                  </m:rPr>
                  <w:rPr>
                    <w:rFonts w:hint="default" w:ascii="Times New Roman" w:hAnsi="Times New Roman" w:cs="Times New Roman"/>
                    <w:b/>
                    <w:bCs/>
                    <w:i w:val="0"/>
                    <w:sz w:val="24"/>
                    <w:szCs w:val="24"/>
                    <w:lang w:val="en-US" w:eastAsia="zh-CN"/>
                  </w:rPr>
                  <m:t xml:space="preserve"> </m:t>
                </m:r>
                <m:ctrlPr>
                  <w:rPr>
                    <w:rFonts w:hint="default" w:ascii="Cambria Math" w:hAnsi="Cambria Math" w:eastAsia="Consolas" w:cs="Times New Roman"/>
                    <w:b/>
                    <w:bCs/>
                    <w:sz w:val="24"/>
                    <w:szCs w:val="24"/>
                  </w:rPr>
                </m:ctrlPr>
              </m:e>
            </m:func>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W</m:t>
        </m:r>
        <m:r>
          <m:rPr>
            <m:nor/>
            <m:sty m:val="b"/>
          </m:rPr>
          <w:rPr>
            <w:rFonts w:hint="default" w:ascii="Times New Roman" w:hAnsi="Times New Roman" w:eastAsia="Consolas" w:cs="Times New Roman"/>
            <w:b/>
            <w:bCs/>
            <w:i w:val="0"/>
            <w:sz w:val="24"/>
            <w:szCs w:val="24"/>
          </w:rPr>
          <m:t>)&gt;</m:t>
        </m:r>
        <m:r>
          <m:rPr>
            <m:nor/>
            <m:sty m:val="bi"/>
          </m:rPr>
          <w:rPr>
            <w:rFonts w:hint="default" w:ascii="Times New Roman" w:hAnsi="Times New Roman" w:eastAsia="Consolas" w:cs="Times New Roman"/>
            <w:b/>
            <w:bCs/>
            <w:i/>
            <w:sz w:val="24"/>
            <w:szCs w:val="24"/>
          </w:rPr>
          <m:t>τ</m:t>
        </m:r>
      </m:oMath>
      <w:r>
        <w:rPr>
          <w:rFonts w:hint="default" w:ascii="Times New Roman" w:hAnsi="Times New Roman" w:cs="Times New Roman"/>
          <w:b w:val="0"/>
          <w:bCs w:val="0"/>
          <w:i w:val="0"/>
          <w:sz w:val="24"/>
          <w:szCs w:val="24"/>
          <w:lang w:val="en-US" w:eastAsia="zh-CN"/>
        </w:rPr>
        <w:t xml:space="preserve"> the window is marked as a defect candidate. A threshold of </w:t>
      </w:r>
      <m:oMath>
        <m:r>
          <m:rPr>
            <m:nor/>
            <m:sty m:val="bi"/>
          </m:rPr>
          <w:rPr>
            <w:rFonts w:hint="default" w:ascii="Times New Roman" w:hAnsi="Times New Roman" w:eastAsia="Consolas" w:cs="Times New Roman"/>
            <w:b/>
            <w:bCs/>
            <w:i/>
            <w:sz w:val="24"/>
            <w:szCs w:val="24"/>
          </w:rPr>
          <m:t>τ</m:t>
        </m:r>
        <m:r>
          <m:rPr>
            <m:nor/>
            <m:sty m:val="b"/>
          </m:rPr>
          <w:rPr>
            <w:rFonts w:hint="default" w:ascii="Times New Roman" w:hAnsi="Times New Roman" w:eastAsia="Consolas" w:cs="Times New Roman"/>
            <w:b/>
            <w:bCs/>
            <w:i w:val="0"/>
            <w:sz w:val="24"/>
            <w:szCs w:val="24"/>
          </w:rPr>
          <m:t>=0.3</m:t>
        </m:r>
      </m:oMath>
      <w:r>
        <w:rPr>
          <w:rFonts w:hint="default" w:ascii="Times New Roman" w:hAnsi="Times New Roman" w:cs="Times New Roman"/>
          <w:b w:val="0"/>
          <w:bCs w:val="0"/>
          <w:i w:val="0"/>
          <w:sz w:val="24"/>
          <w:szCs w:val="24"/>
          <w:lang w:val="en-US" w:eastAsia="zh-CN"/>
        </w:rPr>
        <w:t>mm,is used</w:t>
      </w:r>
      <w:r>
        <w:rPr>
          <w:rFonts w:hint="eastAsia" w:ascii="Times New Roman" w:hAnsi="Times New Roman" w:cs="Times New Roman"/>
          <w:b w:val="0"/>
          <w:bCs w:val="0"/>
          <w:i w:val="0"/>
          <w:sz w:val="24"/>
          <w:szCs w:val="24"/>
          <w:lang w:val="en-US" w:eastAsia="zh-CN"/>
        </w:rPr>
        <w:t>.</w:t>
      </w:r>
    </w:p>
    <w:p w14:paraId="5CF4FDA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r>
        <w:rPr>
          <w:rFonts w:hint="default" w:ascii="Times New Roman" w:hAnsi="Times New Roman" w:cs="Times New Roman"/>
          <w:b w:val="0"/>
          <w:bCs w:val="0"/>
          <w:i w:val="0"/>
          <w:sz w:val="24"/>
          <w:szCs w:val="24"/>
          <w:lang w:val="en-US" w:eastAsia="zh-CN"/>
        </w:rPr>
        <w:t>Candidate windows are then clustered by distance to form individual defects. Two windows belong to the same defect if the Euclidean distance between theircenters is less than</w:t>
      </w:r>
      <m:oMath>
        <m:sSub>
          <m:sSubPr>
            <m:ctrlPr>
              <w:rPr>
                <w:rFonts w:hint="default" w:ascii="Cambria Math" w:hAnsi="Cambria Math" w:cs="Times New Roman"/>
                <w:b/>
                <w:bCs/>
                <w:i/>
                <w:iCs/>
                <w:sz w:val="24"/>
                <w:szCs w:val="24"/>
              </w:rPr>
            </m:ctrlPr>
          </m:sSubPr>
          <m:e>
            <m:r>
              <m:rPr>
                <m:nor/>
                <m:sty m:val="bi"/>
              </m:rPr>
              <w:rPr>
                <w:rFonts w:hint="default" w:ascii="Times New Roman" w:hAnsi="Times New Roman" w:cs="Times New Roman"/>
                <w:b/>
                <w:bCs/>
                <w:i/>
                <w:iCs/>
                <w:sz w:val="24"/>
                <w:szCs w:val="24"/>
                <w:lang w:val="en-US" w:eastAsia="zh-CN"/>
              </w:rPr>
              <m:t xml:space="preserve"> </m:t>
            </m:r>
            <m:r>
              <m:rPr>
                <m:nor/>
                <m:sty m:val="bi"/>
              </m:rPr>
              <w:rPr>
                <w:rFonts w:hint="default" w:ascii="Times New Roman" w:hAnsi="Times New Roman" w:cs="Times New Roman"/>
                <w:b/>
                <w:bCs/>
                <w:i/>
                <w:iCs/>
                <w:sz w:val="24"/>
                <w:szCs w:val="24"/>
              </w:rPr>
              <m:t>d</m:t>
            </m:r>
            <m:ctrlPr>
              <w:rPr>
                <w:rFonts w:hint="default" w:ascii="Cambria Math" w:hAnsi="Cambria Math" w:cs="Times New Roman"/>
                <w:b/>
                <w:bCs/>
                <w:i/>
                <w:iCs/>
                <w:sz w:val="24"/>
                <w:szCs w:val="24"/>
              </w:rPr>
            </m:ctrlPr>
          </m:e>
          <m:sub>
            <m:r>
              <m:rPr>
                <m:nor/>
                <m:sty m:val="bi"/>
              </m:rPr>
              <w:rPr>
                <w:rFonts w:hint="default" w:ascii="Times New Roman" w:hAnsi="Times New Roman" w:cs="Times New Roman"/>
                <w:b/>
                <w:bCs/>
                <w:i/>
                <w:iCs/>
                <w:sz w:val="24"/>
                <w:szCs w:val="24"/>
              </w:rPr>
              <m:t>cluster</m:t>
            </m:r>
            <m:ctrlPr>
              <w:rPr>
                <w:rFonts w:hint="default" w:ascii="Cambria Math" w:hAnsi="Cambria Math" w:cs="Times New Roman"/>
                <w:b/>
                <w:bCs/>
                <w:i/>
                <w:iCs/>
                <w:sz w:val="24"/>
                <w:szCs w:val="24"/>
              </w:rPr>
            </m:ctrlPr>
          </m:sub>
        </m:sSub>
      </m:oMath>
      <w:r>
        <w:rPr>
          <w:rFonts w:hint="default" w:ascii="Times New Roman" w:hAnsi="Times New Roman" w:cs="Times New Roman"/>
          <w:i w:val="0"/>
          <w:sz w:val="24"/>
          <w:szCs w:val="24"/>
          <w:lang w:val="en-US" w:eastAsia="zh-CN"/>
        </w:rPr>
        <w:t xml:space="preserve"> (set to 5 mm). For each cluster, the defect center and size are estimated from the point with maximum deformation and the spatial extent of the cluster, respectively.</w:t>
      </w:r>
    </w:p>
    <w:p w14:paraId="13BE273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6. Closed-Loop Control and Traceability</w:t>
      </w:r>
    </w:p>
    <w:p w14:paraId="0A69F1E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This section describes the closed-loop control strategy and the traceability framework. The control strategy uses graded responses based on defect severity, with an adaptive anti-oscillation mechanism to prevent unstable adjustments. The traceability framework records every layer and supports bidirectional queries forcertification.</w:t>
      </w:r>
    </w:p>
    <w:p w14:paraId="3E15D55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6.1 Graded Closed-Loop Control</w:t>
      </w:r>
    </w:p>
    <w:p w14:paraId="32D74D4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eastAsia"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The system classifies the process state into four levels based on defect probability</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cs="Times New Roman"/>
            <w:b/>
            <w:bCs/>
            <w:i/>
            <w:sz w:val="24"/>
            <w:szCs w:val="22"/>
          </w:rPr>
          <m:t>p</m:t>
        </m:r>
      </m:oMath>
      <w:r>
        <w:rPr>
          <w:rFonts w:hint="default" w:ascii="Times New Roman" w:hAnsi="Times New Roman" w:cs="Times New Roman"/>
          <w:b w:val="0"/>
          <w:bCs w:val="0"/>
          <w:i w:val="0"/>
          <w:sz w:val="24"/>
          <w:szCs w:val="22"/>
          <w:lang w:val="en-US" w:eastAsia="zh-CN"/>
        </w:rPr>
        <w:t xml:space="preserve"> </w:t>
      </w:r>
      <w:r>
        <w:rPr>
          <w:rFonts w:hint="default" w:ascii="Times New Roman" w:hAnsi="Times New Roman" w:cs="Times New Roman"/>
          <w:b w:val="0"/>
          <w:bCs w:val="0"/>
          <w:i w:val="0"/>
          <w:sz w:val="24"/>
          <w:szCs w:val="24"/>
          <w:lang w:val="en-US" w:eastAsia="zh-CN"/>
        </w:rPr>
        <w:t>and compares it with three thresholds</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eastAsia="Consolas" w:cs="Times New Roman"/>
                <w:b/>
                <w:bCs/>
                <w:sz w:val="18"/>
                <w:szCs w:val="22"/>
              </w:rPr>
            </m:ctrlPr>
          </m:sSubPr>
          <m:e>
            <m:r>
              <m:rPr>
                <m:nor/>
                <m:sty m:val="bi"/>
              </m:rPr>
              <w:rPr>
                <w:rFonts w:hint="default" w:ascii="Times New Roman" w:hAnsi="Times New Roman" w:eastAsia="Consolas" w:cs="Times New Roman"/>
                <w:b/>
                <w:bCs/>
                <w:i/>
                <w:sz w:val="18"/>
                <w:szCs w:val="22"/>
              </w:rPr>
              <m:t>θ</m:t>
            </m:r>
            <m:ctrlPr>
              <w:rPr>
                <w:rFonts w:hint="default" w:ascii="Cambria Math" w:hAnsi="Cambria Math" w:eastAsia="Consolas" w:cs="Times New Roman"/>
                <w:b/>
                <w:bCs/>
                <w:sz w:val="18"/>
                <w:szCs w:val="22"/>
              </w:rPr>
            </m:ctrlPr>
          </m:e>
          <m:sub>
            <m:r>
              <m:rPr>
                <m:nor/>
                <m:sty m:val="b"/>
              </m:rPr>
              <w:rPr>
                <w:rFonts w:hint="default" w:ascii="Times New Roman" w:hAnsi="Times New Roman" w:eastAsia="Consolas" w:cs="Times New Roman"/>
                <w:b/>
                <w:bCs/>
                <w:i w:val="0"/>
                <w:sz w:val="18"/>
                <w:szCs w:val="22"/>
              </w:rPr>
              <m:t>1</m:t>
            </m:r>
            <m:ctrlPr>
              <w:rPr>
                <w:rFonts w:hint="default" w:ascii="Cambria Math" w:hAnsi="Cambria Math" w:eastAsia="Consolas" w:cs="Times New Roman"/>
                <w:b/>
                <w:bCs/>
                <w:sz w:val="18"/>
                <w:szCs w:val="22"/>
              </w:rPr>
            </m:ctrlPr>
          </m:sub>
        </m:sSub>
        <m:r>
          <m:rPr>
            <m:nor/>
            <m:sty m:val="b"/>
          </m:rPr>
          <w:rPr>
            <w:rFonts w:hint="default" w:ascii="Times New Roman" w:hAnsi="Times New Roman" w:eastAsia="Consolas" w:cs="Times New Roman"/>
            <w:b/>
            <w:bCs/>
            <w:i w:val="0"/>
            <w:sz w:val="18"/>
            <w:szCs w:val="22"/>
          </w:rPr>
          <m:t>,</m:t>
        </m:r>
        <m:sSub>
          <m:sSubPr>
            <m:ctrlPr>
              <w:rPr>
                <w:rFonts w:hint="default" w:ascii="Cambria Math" w:hAnsi="Cambria Math" w:eastAsia="Consolas" w:cs="Times New Roman"/>
                <w:b/>
                <w:bCs/>
                <w:sz w:val="18"/>
                <w:szCs w:val="22"/>
              </w:rPr>
            </m:ctrlPr>
          </m:sSubPr>
          <m:e>
            <m:r>
              <m:rPr>
                <m:nor/>
                <m:sty m:val="bi"/>
              </m:rPr>
              <w:rPr>
                <w:rFonts w:hint="default" w:ascii="Times New Roman" w:hAnsi="Times New Roman" w:eastAsia="Consolas" w:cs="Times New Roman"/>
                <w:b/>
                <w:bCs/>
                <w:i/>
                <w:sz w:val="18"/>
                <w:szCs w:val="22"/>
              </w:rPr>
              <m:t>θ</m:t>
            </m:r>
            <m:ctrlPr>
              <w:rPr>
                <w:rFonts w:hint="default" w:ascii="Cambria Math" w:hAnsi="Cambria Math" w:eastAsia="Consolas" w:cs="Times New Roman"/>
                <w:b/>
                <w:bCs/>
                <w:sz w:val="18"/>
                <w:szCs w:val="22"/>
              </w:rPr>
            </m:ctrlPr>
          </m:e>
          <m:sub>
            <m:r>
              <m:rPr>
                <m:nor/>
                <m:sty m:val="b"/>
              </m:rPr>
              <w:rPr>
                <w:rFonts w:hint="default" w:ascii="Times New Roman" w:hAnsi="Times New Roman" w:eastAsia="Consolas" w:cs="Times New Roman"/>
                <w:b/>
                <w:bCs/>
                <w:i w:val="0"/>
                <w:sz w:val="18"/>
                <w:szCs w:val="22"/>
              </w:rPr>
              <m:t>2</m:t>
            </m:r>
            <m:ctrlPr>
              <w:rPr>
                <w:rFonts w:hint="default" w:ascii="Cambria Math" w:hAnsi="Cambria Math" w:eastAsia="Consolas" w:cs="Times New Roman"/>
                <w:b/>
                <w:bCs/>
                <w:sz w:val="18"/>
                <w:szCs w:val="22"/>
              </w:rPr>
            </m:ctrlPr>
          </m:sub>
        </m:sSub>
        <m:r>
          <m:rPr>
            <m:nor/>
            <m:sty m:val="b"/>
          </m:rPr>
          <w:rPr>
            <w:rFonts w:hint="default" w:ascii="Times New Roman" w:hAnsi="Times New Roman" w:eastAsia="Consolas" w:cs="Times New Roman"/>
            <w:b/>
            <w:bCs/>
            <w:i w:val="0"/>
            <w:sz w:val="18"/>
            <w:szCs w:val="22"/>
          </w:rPr>
          <m:t>,</m:t>
        </m:r>
        <m:sSub>
          <m:sSubPr>
            <m:ctrlPr>
              <w:rPr>
                <w:rFonts w:hint="default" w:ascii="Cambria Math" w:hAnsi="Cambria Math" w:eastAsia="Consolas" w:cs="Times New Roman"/>
                <w:b/>
                <w:bCs/>
                <w:sz w:val="18"/>
                <w:szCs w:val="22"/>
              </w:rPr>
            </m:ctrlPr>
          </m:sSubPr>
          <m:e>
            <m:r>
              <m:rPr>
                <m:nor/>
                <m:sty m:val="bi"/>
              </m:rPr>
              <w:rPr>
                <w:rFonts w:hint="default" w:ascii="Times New Roman" w:hAnsi="Times New Roman" w:eastAsia="Consolas" w:cs="Times New Roman"/>
                <w:b/>
                <w:bCs/>
                <w:i/>
                <w:sz w:val="18"/>
                <w:szCs w:val="22"/>
              </w:rPr>
              <m:t>θ</m:t>
            </m:r>
            <m:ctrlPr>
              <w:rPr>
                <w:rFonts w:hint="default" w:ascii="Cambria Math" w:hAnsi="Cambria Math" w:eastAsia="Consolas" w:cs="Times New Roman"/>
                <w:b/>
                <w:bCs/>
                <w:sz w:val="18"/>
                <w:szCs w:val="22"/>
              </w:rPr>
            </m:ctrlPr>
          </m:e>
          <m:sub>
            <m:r>
              <m:rPr>
                <m:nor/>
                <m:sty m:val="b"/>
              </m:rPr>
              <w:rPr>
                <w:rFonts w:hint="default" w:ascii="Times New Roman" w:hAnsi="Times New Roman" w:eastAsia="Consolas" w:cs="Times New Roman"/>
                <w:b/>
                <w:bCs/>
                <w:i w:val="0"/>
                <w:sz w:val="18"/>
                <w:szCs w:val="22"/>
              </w:rPr>
              <m:t>3</m:t>
            </m:r>
            <m:ctrlPr>
              <w:rPr>
                <w:rFonts w:hint="default" w:ascii="Cambria Math" w:hAnsi="Cambria Math" w:eastAsia="Consolas" w:cs="Times New Roman"/>
                <w:b/>
                <w:bCs/>
                <w:sz w:val="18"/>
                <w:szCs w:val="22"/>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(set to 0.3, 0.5, and 0.8, respectively). The response actions are</w:t>
      </w:r>
      <w:r>
        <w:rPr>
          <w:rFonts w:hint="eastAsia" w:ascii="Times New Roman" w:hAnsi="Times New Roman" w:cs="Times New Roman"/>
          <w:b w:val="0"/>
          <w:bCs w:val="0"/>
          <w:i w:val="0"/>
          <w:sz w:val="24"/>
          <w:szCs w:val="24"/>
          <w:lang w:val="en-US" w:eastAsia="zh-CN"/>
        </w:rPr>
        <w:t>:</w:t>
      </w:r>
    </w:p>
    <w:p w14:paraId="7B11CB6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eastAsia" w:hAnsi="Cambria Math" w:cs="Times New Roman"/>
          <w:b/>
          <w:bCs/>
          <w:i w:val="0"/>
          <w:sz w:val="24"/>
          <w:szCs w:val="24"/>
          <w:lang w:val="en-US" w:eastAsia="zh-CN"/>
        </w:rPr>
      </w:pPr>
      <m:oMath>
        <m:r>
          <m:rPr>
            <m:nor/>
            <m:sty m:val="bi"/>
          </m:rPr>
          <w:rPr>
            <w:rFonts w:hint="default" w:ascii="Times New Roman" w:hAnsi="Times New Roman" w:eastAsia="Consolas" w:cs="Times New Roman"/>
            <w:b/>
            <w:bCs/>
            <w:i/>
            <w:sz w:val="24"/>
            <w:szCs w:val="24"/>
          </w:rPr>
          <m:t>Action</m:t>
        </m:r>
        <m:r>
          <m:rPr>
            <m:nor/>
            <m:sty m:val="b"/>
          </m:rPr>
          <w:rPr>
            <w:rFonts w:hint="default" w:ascii="Times New Roman" w:hAnsi="Times New Roman" w:eastAsia="Consolas" w:cs="Times New Roman"/>
            <w:b/>
            <w:bCs/>
            <w:i w:val="0"/>
            <w:sz w:val="24"/>
            <w:szCs w:val="24"/>
          </w:rPr>
          <m:t>=</m:t>
        </m:r>
        <m:d>
          <m:dPr>
            <m:begChr m:val="{"/>
            <m:endChr m:val=""/>
            <m:ctrlPr>
              <w:rPr>
                <w:rFonts w:hint="default" w:ascii="Cambria Math" w:hAnsi="Cambria Math" w:eastAsia="Consolas" w:cs="Times New Roman"/>
                <w:b/>
                <w:bCs/>
                <w:sz w:val="24"/>
                <w:szCs w:val="24"/>
              </w:rPr>
            </m:ctrlPr>
          </m:dPr>
          <m:e>
            <m:eqArr>
              <m:eqArrPr>
                <m:ctrlPr>
                  <w:rPr>
                    <w:rFonts w:hint="default" w:ascii="Cambria Math" w:hAnsi="Cambria Math" w:eastAsia="Consolas" w:cs="Times New Roman"/>
                    <w:b/>
                    <w:bCs/>
                    <w:sz w:val="24"/>
                    <w:szCs w:val="24"/>
                  </w:rPr>
                </m:ctrlPr>
              </m:eqArrPr>
              <m:e>
                <m:r>
                  <m:rPr>
                    <m:nor/>
                    <m:sty m:val="bi"/>
                  </m:rPr>
                  <w:rPr>
                    <w:rFonts w:hint="default" w:ascii="Times New Roman" w:hAnsi="Times New Roman" w:eastAsia="Consolas" w:cs="Times New Roman"/>
                    <w:b/>
                    <w:bCs/>
                    <w:i/>
                    <w:sz w:val="24"/>
                    <w:szCs w:val="24"/>
                  </w:rPr>
                  <m:t>Record</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p</m:t>
                </m:r>
                <m:r>
                  <m:rPr>
                    <m:nor/>
                    <m:sty m:val="b"/>
                  </m:rPr>
                  <w:rPr>
                    <w:rFonts w:hint="default" w:ascii="Times New Roman" w:hAnsi="Times New Roman" w:eastAsia="Consolas" w:cs="Times New Roman"/>
                    <w:b/>
                    <w:bCs/>
                    <w:i w:val="0"/>
                    <w:sz w:val="24"/>
                    <w:szCs w:val="24"/>
                  </w:rPr>
                  <m:t>&lt;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e>
                <m:r>
                  <m:rPr>
                    <m:nor/>
                    <m:sty m:val="bi"/>
                  </m:rPr>
                  <w:rPr>
                    <w:rFonts w:hint="default" w:ascii="Times New Roman" w:hAnsi="Times New Roman" w:eastAsia="Consolas" w:cs="Times New Roman"/>
                    <w:b/>
                    <w:bCs/>
                    <w:i/>
                    <w:sz w:val="24"/>
                    <w:szCs w:val="24"/>
                  </w:rPr>
                  <m:t>Mark</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p</m:t>
                </m:r>
                <m:r>
                  <m:rPr>
                    <m:nor/>
                    <m:sty m:val="b"/>
                  </m:rPr>
                  <w:rPr>
                    <w:rFonts w:hint="default" w:ascii="Times New Roman" w:hAnsi="Times New Roman" w:eastAsia="Consolas" w:cs="Times New Roman"/>
                    <w:b/>
                    <w:bCs/>
                    <w:i w:val="0"/>
                    <w:sz w:val="24"/>
                    <w:szCs w:val="24"/>
                  </w:rPr>
                  <m:t>&lt;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2</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e>
                <m:r>
                  <m:rPr>
                    <m:nor/>
                    <m:sty m:val="bi"/>
                  </m:rPr>
                  <w:rPr>
                    <w:rFonts w:hint="default" w:ascii="Times New Roman" w:hAnsi="Times New Roman" w:eastAsia="Consolas" w:cs="Times New Roman"/>
                    <w:b/>
                    <w:bCs/>
                    <w:i/>
                    <w:sz w:val="24"/>
                    <w:szCs w:val="24"/>
                  </w:rPr>
                  <m:t>Adjustparameters</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2</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p</m:t>
                </m:r>
                <m:r>
                  <m:rPr>
                    <m:nor/>
                    <m:sty m:val="b"/>
                  </m:rPr>
                  <w:rPr>
                    <w:rFonts w:hint="default" w:ascii="Times New Roman" w:hAnsi="Times New Roman" w:eastAsia="Consolas" w:cs="Times New Roman"/>
                    <w:b/>
                    <w:bCs/>
                    <w:i w:val="0"/>
                    <w:sz w:val="24"/>
                    <w:szCs w:val="24"/>
                  </w:rPr>
                  <m:t>&lt;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3</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e>
                <m:r>
                  <m:rPr>
                    <m:nor/>
                    <m:sty m:val="bi"/>
                  </m:rPr>
                  <w:rPr>
                    <w:rFonts w:hint="default" w:ascii="Times New Roman" w:hAnsi="Times New Roman" w:eastAsia="Consolas" w:cs="Times New Roman"/>
                    <w:b/>
                    <w:bCs/>
                    <w:i/>
                    <w:sz w:val="24"/>
                    <w:szCs w:val="24"/>
                  </w:rPr>
                  <m:t>Pause</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p</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θ</m:t>
                    </m:r>
                    <m:ctrlPr>
                      <w:rPr>
                        <w:rFonts w:hint="default" w:ascii="Cambria Math" w:hAnsi="Cambria Math" w:eastAsia="Consolas" w:cs="Times New Roman"/>
                        <w:b/>
                        <w:bCs/>
                        <w:sz w:val="24"/>
                        <w:szCs w:val="24"/>
                      </w:rPr>
                    </m:ctrlPr>
                  </m:e>
                  <m:sub>
                    <m:r>
                      <m:rPr>
                        <m:nor/>
                        <m:sty m:val="b"/>
                      </m:rPr>
                      <w:rPr>
                        <w:rFonts w:hint="default" w:ascii="Times New Roman" w:hAnsi="Times New Roman" w:eastAsia="Consolas" w:cs="Times New Roman"/>
                        <w:b/>
                        <w:bCs/>
                        <w:i w:val="0"/>
                        <w:sz w:val="24"/>
                        <w:szCs w:val="24"/>
                      </w:rPr>
                      <m:t>3</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eqArr>
            <m:ctrlPr>
              <w:rPr>
                <w:rFonts w:hint="default" w:ascii="Cambria Math" w:hAnsi="Cambria Math" w:eastAsia="Consolas" w:cs="Times New Roman"/>
                <w:b/>
                <w:bCs/>
                <w:sz w:val="24"/>
                <w:szCs w:val="24"/>
              </w:rPr>
            </m:ctrlPr>
          </m:e>
        </m:d>
      </m:oMath>
      <w:r>
        <w:rPr>
          <w:rFonts w:hint="eastAsia" w:hAnsi="Cambria Math" w:cs="Times New Roman"/>
          <w:b/>
          <w:bCs/>
          <w:i w:val="0"/>
          <w:sz w:val="24"/>
          <w:szCs w:val="24"/>
          <w:lang w:val="en-US" w:eastAsia="zh-CN"/>
        </w:rPr>
        <w:t xml:space="preserve">  (25)</w:t>
      </w:r>
    </w:p>
    <w:p w14:paraId="0636853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When the level is "Adjust parameters", the laser power</w:t>
      </w:r>
      <w:r>
        <w:rPr>
          <w:rFonts w:hint="default" w:ascii="Times New Roman" w:hAnsi="Times New Roman" w:cs="Times New Roman"/>
          <w:b/>
          <w:bCs/>
          <w:i/>
          <w:iCs/>
          <w:sz w:val="24"/>
          <w:szCs w:val="24"/>
          <w:lang w:val="en-US" w:eastAsia="zh-CN"/>
        </w:rPr>
        <w:t xml:space="preserve"> </w:t>
      </w:r>
      <m:oMath>
        <m:r>
          <m:rPr>
            <m:nor/>
            <m:sty m:val="bi"/>
          </m:rPr>
          <w:rPr>
            <w:rFonts w:hint="default" w:ascii="Times New Roman" w:hAnsi="Times New Roman" w:cs="Times New Roman"/>
            <w:b/>
            <w:bCs/>
            <w:i/>
            <w:iCs/>
            <w:sz w:val="24"/>
          </w:rPr>
          <m:t>P</m:t>
        </m:r>
      </m:oMath>
      <w:r>
        <w:rPr>
          <w:rFonts w:hint="default" w:ascii="Times New Roman" w:hAnsi="Times New Roman" w:cs="Times New Roman"/>
          <w:b w:val="0"/>
          <w:bCs w:val="0"/>
          <w:i w:val="0"/>
          <w:sz w:val="24"/>
          <w:szCs w:val="24"/>
          <w:lang w:val="en-US" w:eastAsia="zh-CN"/>
        </w:rPr>
        <w:t xml:space="preserve"> and scan speed</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v</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s</m:t>
            </m:r>
            <m:ctrlPr>
              <w:rPr>
                <w:rFonts w:hint="default" w:ascii="Cambria Math" w:hAnsi="Cambria Math" w:cs="Times New Roman"/>
                <w:b/>
                <w:bCs/>
                <w:sz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are updated as:</w:t>
      </w:r>
    </w:p>
    <w:p w14:paraId="503A7FB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ascii="Times New Roman" w:hAnsi="Times New Roman" w:cs="Times New Roman"/>
          <w:b/>
          <w:bCs/>
          <w:i w:val="0"/>
          <w:sz w:val="24"/>
          <w:lang w:val="en-US" w:eastAsia="zh-CN"/>
        </w:rPr>
      </w:pP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P</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new</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P</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old</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⋅(1−</m:t>
        </m:r>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δ</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P</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), </m:t>
        </m:r>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v</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s</m:t>
            </m:r>
            <m:r>
              <m:rPr>
                <m:nor/>
                <m:sty m:val="b"/>
              </m:rPr>
              <w:rPr>
                <w:rFonts w:hint="default" w:ascii="Times New Roman" w:hAnsi="Times New Roman" w:cs="Times New Roman"/>
                <w:b/>
                <w:bCs/>
                <w:i w:val="0"/>
                <w:sz w:val="24"/>
              </w:rPr>
              <m:t>,</m:t>
            </m:r>
            <m:r>
              <m:rPr>
                <m:nor/>
                <m:sty m:val="bi"/>
              </m:rPr>
              <w:rPr>
                <w:rFonts w:hint="default" w:ascii="Times New Roman" w:hAnsi="Times New Roman" w:cs="Times New Roman"/>
                <w:b/>
                <w:bCs/>
                <w:i/>
                <w:sz w:val="24"/>
              </w:rPr>
              <m:t>new</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v</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s</m:t>
            </m:r>
            <m:r>
              <m:rPr>
                <m:nor/>
                <m:sty m:val="b"/>
              </m:rPr>
              <w:rPr>
                <w:rFonts w:hint="default" w:ascii="Times New Roman" w:hAnsi="Times New Roman" w:cs="Times New Roman"/>
                <w:b/>
                <w:bCs/>
                <w:i w:val="0"/>
                <w:sz w:val="24"/>
              </w:rPr>
              <m:t>,</m:t>
            </m:r>
            <m:r>
              <m:rPr>
                <m:nor/>
                <m:sty m:val="bi"/>
              </m:rPr>
              <w:rPr>
                <w:rFonts w:hint="default" w:ascii="Times New Roman" w:hAnsi="Times New Roman" w:cs="Times New Roman"/>
                <w:b/>
                <w:bCs/>
                <w:i/>
                <w:sz w:val="24"/>
              </w:rPr>
              <m:t>old</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⋅(1+</m:t>
        </m:r>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δ</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v</m:t>
            </m:r>
            <m:ctrlPr>
              <w:rPr>
                <w:rFonts w:hint="default" w:ascii="Cambria Math" w:hAnsi="Cambria Math" w:cs="Times New Roman"/>
                <w:b/>
                <w:bCs/>
                <w:sz w:val="24"/>
              </w:rPr>
            </m:ctrlPr>
          </m:sub>
        </m:sSub>
        <m:r>
          <m:rPr>
            <m:nor/>
            <m:sty m:val="b"/>
          </m:rPr>
          <w:rPr>
            <w:rFonts w:hint="default" w:ascii="Times New Roman" w:hAnsi="Times New Roman" w:cs="Times New Roman"/>
            <w:b/>
            <w:bCs/>
            <w:i w:val="0"/>
            <w:sz w:val="24"/>
          </w:rPr>
          <m:t>)</m:t>
        </m:r>
      </m:oMath>
      <w:r>
        <w:rPr>
          <w:rFonts w:hint="default" w:ascii="Times New Roman" w:hAnsi="Times New Roman" w:cs="Times New Roman"/>
          <w:b/>
          <w:bCs/>
          <w:i w:val="0"/>
          <w:sz w:val="24"/>
          <w:lang w:val="en-US" w:eastAsia="zh-CN"/>
        </w:rPr>
        <w:t xml:space="preserve">  （26）</w:t>
      </w:r>
    </w:p>
    <w:p w14:paraId="3CC1156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kern w:val="0"/>
          <w:sz w:val="24"/>
          <w:szCs w:val="24"/>
          <w:lang w:val="en-US" w:eastAsia="zh-CN" w:bidi="ar"/>
        </w:rPr>
        <w:t xml:space="preserve">Where </w:t>
      </w:r>
      <m:oMath>
        <m:sSub>
          <m:sSubPr>
            <m:ctrlPr>
              <w:rPr>
                <w:rFonts w:hint="default" w:ascii="Cambria Math" w:hAnsi="Cambria Math" w:eastAsia="Consolas" w:cs="Times New Roman"/>
                <w:b/>
                <w:bCs/>
                <w:sz w:val="19"/>
              </w:rPr>
            </m:ctrlPr>
          </m:sSubPr>
          <m:e>
            <m:r>
              <m:rPr>
                <m:nor/>
                <m:sty m:val="bi"/>
              </m:rPr>
              <w:rPr>
                <w:rFonts w:hint="default" w:ascii="Times New Roman" w:hAnsi="Times New Roman" w:eastAsia="Consolas" w:cs="Times New Roman"/>
                <w:b/>
                <w:bCs/>
                <w:i/>
                <w:sz w:val="19"/>
              </w:rPr>
              <m:t>δ</m:t>
            </m:r>
            <m:ctrlPr>
              <w:rPr>
                <w:rFonts w:hint="default" w:ascii="Cambria Math" w:hAnsi="Cambria Math" w:eastAsia="Consolas" w:cs="Times New Roman"/>
                <w:b/>
                <w:bCs/>
                <w:sz w:val="19"/>
              </w:rPr>
            </m:ctrlPr>
          </m:e>
          <m:sub>
            <m:r>
              <m:rPr>
                <m:nor/>
                <m:sty m:val="bi"/>
              </m:rPr>
              <w:rPr>
                <w:rFonts w:hint="default" w:ascii="Times New Roman" w:hAnsi="Times New Roman" w:eastAsia="Consolas" w:cs="Times New Roman"/>
                <w:b/>
                <w:bCs/>
                <w:i/>
                <w:sz w:val="19"/>
              </w:rPr>
              <m:t>P</m:t>
            </m:r>
            <m:ctrlPr>
              <w:rPr>
                <w:rFonts w:hint="default" w:ascii="Cambria Math" w:hAnsi="Cambria Math" w:eastAsia="Consolas" w:cs="Times New Roman"/>
                <w:b/>
                <w:bCs/>
                <w:sz w:val="19"/>
              </w:rPr>
            </m:ctrlPr>
          </m:sub>
        </m:sSub>
      </m:oMath>
      <w:r>
        <w:rPr>
          <w:rFonts w:hint="default" w:ascii="Times New Roman" w:hAnsi="Times New Roman" w:cs="Times New Roman"/>
          <w:b/>
          <w:bCs/>
          <w:i w:val="0"/>
          <w:sz w:val="19"/>
          <w:lang w:val="en-US" w:eastAsia="zh-CN"/>
        </w:rPr>
        <w:t xml:space="preserve"> </w:t>
      </w:r>
      <w:r>
        <w:rPr>
          <w:rFonts w:hint="default" w:ascii="Times New Roman" w:hAnsi="Times New Roman" w:cs="Times New Roman"/>
          <w:b w:val="0"/>
          <w:bCs w:val="0"/>
          <w:i w:val="0"/>
          <w:kern w:val="0"/>
          <w:sz w:val="24"/>
          <w:szCs w:val="24"/>
          <w:lang w:val="en-US" w:eastAsia="zh-CN" w:bidi="ar"/>
        </w:rPr>
        <w:t>and</w:t>
      </w:r>
      <w:r>
        <w:rPr>
          <w:rFonts w:hint="default" w:ascii="Times New Roman" w:hAnsi="Times New Roman" w:cs="Times New Roman"/>
          <w:b/>
          <w:bCs/>
          <w:i w:val="0"/>
          <w:kern w:val="0"/>
          <w:sz w:val="24"/>
          <w:szCs w:val="24"/>
          <w:lang w:val="en-US" w:eastAsia="zh-CN" w:bidi="ar"/>
        </w:rPr>
        <w:t xml:space="preserve"> </w:t>
      </w:r>
      <m:oMath>
        <m:sSub>
          <m:sSubPr>
            <m:ctrlPr>
              <w:rPr>
                <w:rFonts w:hint="default" w:ascii="Cambria Math" w:hAnsi="Cambria Math" w:eastAsia="Consolas" w:cs="Times New Roman"/>
                <w:b/>
                <w:bCs/>
                <w:sz w:val="19"/>
              </w:rPr>
            </m:ctrlPr>
          </m:sSubPr>
          <m:e>
            <m:r>
              <m:rPr>
                <m:nor/>
                <m:sty m:val="bi"/>
              </m:rPr>
              <w:rPr>
                <w:rFonts w:hint="default" w:ascii="Times New Roman" w:hAnsi="Times New Roman" w:eastAsia="Consolas" w:cs="Times New Roman"/>
                <w:b/>
                <w:bCs/>
                <w:i/>
                <w:sz w:val="19"/>
              </w:rPr>
              <m:t>δ</m:t>
            </m:r>
            <m:ctrlPr>
              <w:rPr>
                <w:rFonts w:hint="default" w:ascii="Cambria Math" w:hAnsi="Cambria Math" w:eastAsia="Consolas" w:cs="Times New Roman"/>
                <w:b/>
                <w:bCs/>
                <w:sz w:val="19"/>
              </w:rPr>
            </m:ctrlPr>
          </m:e>
          <m:sub>
            <m:r>
              <m:rPr>
                <m:nor/>
                <m:sty m:val="bi"/>
              </m:rPr>
              <w:rPr>
                <w:rFonts w:hint="default" w:ascii="Times New Roman" w:hAnsi="Times New Roman" w:eastAsia="Consolas" w:cs="Times New Roman"/>
                <w:b/>
                <w:bCs/>
                <w:i/>
                <w:sz w:val="19"/>
              </w:rPr>
              <m:t>v</m:t>
            </m:r>
            <m:ctrlPr>
              <w:rPr>
                <w:rFonts w:hint="default" w:ascii="Cambria Math" w:hAnsi="Cambria Math" w:eastAsia="Consolas" w:cs="Times New Roman"/>
                <w:b/>
                <w:bCs/>
                <w:sz w:val="19"/>
              </w:rPr>
            </m:ctrlPr>
          </m:sub>
        </m:sSub>
      </m:oMath>
      <w:r>
        <w:rPr>
          <w:rFonts w:hint="default" w:ascii="Times New Roman" w:hAnsi="Times New Roman" w:cs="Times New Roman"/>
          <w:b w:val="0"/>
          <w:bCs w:val="0"/>
          <w:i w:val="0"/>
          <w:sz w:val="19"/>
          <w:lang w:val="en-US" w:eastAsia="zh-CN"/>
        </w:rPr>
        <w:t xml:space="preserve"> </w:t>
      </w:r>
      <w:r>
        <w:rPr>
          <w:rFonts w:hint="default" w:ascii="Times New Roman" w:hAnsi="Times New Roman" w:cs="Times New Roman"/>
          <w:b w:val="0"/>
          <w:bCs w:val="0"/>
          <w:i w:val="0"/>
          <w:sz w:val="24"/>
          <w:szCs w:val="24"/>
          <w:lang w:val="en-US" w:eastAsia="zh-CN"/>
        </w:rPr>
        <w:t>are adjustment ratios. For keyhole porosity,</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δ</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P</m:t>
            </m:r>
            <m:ctrlPr>
              <w:rPr>
                <w:rFonts w:hint="default" w:ascii="Cambria Math" w:hAnsi="Cambria Math" w:cs="Times New Roman"/>
                <w:b/>
                <w:bCs/>
                <w:sz w:val="24"/>
                <w:szCs w:val="24"/>
              </w:rPr>
            </m:ctrlPr>
          </m:sub>
        </m:sSub>
        <m:r>
          <m:rPr>
            <m:nor/>
            <m:sty m:val="b"/>
          </m:rPr>
          <w:rPr>
            <w:rFonts w:hint="default" w:ascii="Times New Roman" w:hAnsi="Times New Roman" w:cs="Times New Roman"/>
            <w:b/>
            <w:bCs/>
            <w:i w:val="0"/>
            <w:sz w:val="24"/>
            <w:szCs w:val="24"/>
          </w:rPr>
          <m:t>∈[0.05,0.10]</m:t>
        </m:r>
        <m:r>
          <m:rPr>
            <m:nor/>
            <m:sty m:val="p"/>
          </m:rPr>
          <w:rPr>
            <w:rFonts w:hint="default" w:ascii="Times New Roman" w:hAnsi="Times New Roman" w:cs="Times New Roman"/>
            <w:b w:val="0"/>
            <w:bCs w:val="0"/>
            <w:i w:val="0"/>
            <w:sz w:val="24"/>
            <w:szCs w:val="24"/>
          </w:rPr>
          <m:t xml:space="preserve"> </m:t>
        </m:r>
      </m:oMath>
      <w:r>
        <w:rPr>
          <w:rFonts w:hint="default" w:ascii="Times New Roman" w:hAnsi="Times New Roman" w:cs="Times New Roman"/>
          <w:b w:val="0"/>
          <w:bCs w:val="0"/>
          <w:i w:val="0"/>
          <w:sz w:val="24"/>
          <w:szCs w:val="24"/>
          <w:lang w:val="en-US" w:eastAsia="zh-CN"/>
        </w:rPr>
        <w:t xml:space="preserve">and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δ</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v</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∈[0.10,0.15]</m:t>
        </m:r>
      </m:oMath>
      <w:r>
        <w:rPr>
          <w:rFonts w:hint="default" w:ascii="Times New Roman" w:hAnsi="Times New Roman" w:cs="Times New Roman"/>
          <w:b w:val="0"/>
          <w:bCs w:val="0"/>
          <w:i w:val="0"/>
          <w:sz w:val="24"/>
          <w:szCs w:val="24"/>
          <w:lang w:val="en-US" w:eastAsia="zh-CN"/>
        </w:rPr>
        <w:t>.For lack of fusion, the direction is reversed:</w:t>
      </w:r>
      <w:r>
        <w:rPr>
          <w:rFonts w:hint="eastAsia" w:ascii="Times New Roman" w:hAnsi="Times New Roman" w:cs="Times New Roman"/>
          <w:b w:val="0"/>
          <w:bCs w:val="0"/>
          <w:i w:val="0"/>
          <w:sz w:val="24"/>
          <w:szCs w:val="24"/>
          <w:lang w:val="en-US" w:eastAsia="zh-CN"/>
        </w:rPr>
        <w:t xml:space="preserve"> </w:t>
      </w:r>
      <m:oMath>
        <m:r>
          <m:rPr>
            <m:nor/>
            <m:sty m:val="bi"/>
          </m:rPr>
          <w:rPr>
            <w:rFonts w:hint="default" w:ascii="Times New Roman" w:hAnsi="Times New Roman" w:cs="Times New Roman"/>
            <w:b/>
            <w:bCs/>
            <w:i/>
            <w:sz w:val="24"/>
            <w:szCs w:val="24"/>
          </w:rPr>
          <m:t>P</m:t>
        </m:r>
      </m:oMath>
      <w:r>
        <w:rPr>
          <w:rFonts w:hint="default" w:ascii="Times New Roman" w:hAnsi="Times New Roman" w:cs="Times New Roman"/>
          <w:b w:val="0"/>
          <w:bCs w:val="0"/>
          <w:i w:val="0"/>
          <w:sz w:val="24"/>
          <w:szCs w:val="24"/>
          <w:lang w:val="en-US" w:eastAsia="zh-CN"/>
        </w:rPr>
        <w:t xml:space="preserve"> increase and</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v</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s</m:t>
            </m:r>
            <m:ctrlPr>
              <w:rPr>
                <w:rFonts w:hint="default" w:ascii="Cambria Math" w:hAnsi="Cambria Math"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decreases. For cracking, the heat input is reduced by decreasing</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cs="Times New Roman"/>
            <w:b/>
            <w:bCs/>
            <w:i/>
            <w:sz w:val="24"/>
            <w:szCs w:val="24"/>
          </w:rPr>
          <m:t>P</m:t>
        </m:r>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and hatch</w:t>
      </w:r>
      <w:r>
        <w:rPr>
          <w:rFonts w:hint="eastAsia" w:ascii="Times New Roman" w:hAnsi="Times New Roman" w:cs="Times New Roman"/>
          <w:b w:val="0"/>
          <w:bCs w:val="0"/>
          <w:i w:val="0"/>
          <w:sz w:val="24"/>
          <w:szCs w:val="24"/>
          <w:lang w:val="en-US" w:eastAsia="zh-CN"/>
        </w:rPr>
        <w:t xml:space="preserve"> </w:t>
      </w:r>
      <w:r>
        <w:rPr>
          <w:rFonts w:hint="default" w:ascii="Times New Roman" w:hAnsi="Times New Roman" w:cs="Times New Roman"/>
          <w:b w:val="0"/>
          <w:bCs w:val="0"/>
          <w:i w:val="0"/>
          <w:sz w:val="24"/>
          <w:szCs w:val="24"/>
          <w:lang w:val="en-US" w:eastAsia="zh-CN"/>
        </w:rPr>
        <w:t xml:space="preserve"> spacing.</w:t>
      </w:r>
    </w:p>
    <w:p w14:paraId="338E816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val="0"/>
          <w:bCs w:val="0"/>
          <w:i w:val="0"/>
          <w:sz w:val="24"/>
          <w:szCs w:val="24"/>
          <w:lang w:val="en-US" w:eastAsia="zh-CN"/>
        </w:rPr>
      </w:pPr>
      <w:r>
        <w:rPr>
          <w:rFonts w:hint="default" w:ascii="Times New Roman" w:hAnsi="Times New Roman" w:cs="Times New Roman"/>
          <w:b w:val="0"/>
          <w:bCs w:val="0"/>
          <w:i w:val="0"/>
          <w:sz w:val="24"/>
          <w:szCs w:val="24"/>
          <w:lang w:val="en-US" w:eastAsia="zh-CN"/>
        </w:rPr>
        <w:t>After each adjustment, the control effect is applied to the next layer as:</w:t>
      </w:r>
    </w:p>
    <w:p w14:paraId="43E771F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0"/>
        <w:jc w:val="center"/>
        <w:rPr>
          <w:rFonts w:hint="default" w:hAnsi="Consolas" w:eastAsia="宋体" w:cs="Consolas"/>
          <w:i w:val="0"/>
          <w:iCs w:val="0"/>
          <w:caps w:val="0"/>
          <w:color w:val="F9FAFB"/>
          <w:spacing w:val="0"/>
          <w:sz w:val="19"/>
          <w:szCs w:val="19"/>
          <w:shd w:val="clear" w:fill="2C2C2E"/>
          <w:lang w:val="en-US" w:eastAsia="zh-CN"/>
        </w:rPr>
      </w:pP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k</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k</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η</m:t>
        </m:r>
        <m:r>
          <m:rPr>
            <m:nor/>
            <m:sty m:val="b"/>
          </m:rPr>
          <w:rPr>
            <w:rFonts w:hint="default" w:ascii="Times New Roman" w:hAnsi="Times New Roman" w:eastAsia="Consolas" w:cs="Times New Roman"/>
            <w:b/>
            <w:bCs/>
            <w:i w:val="0"/>
            <w:sz w:val="24"/>
            <w:szCs w:val="24"/>
          </w:rPr>
          <m:t>⋅(1−</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new</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base</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oMath>
      <w:r>
        <w:rPr>
          <w:rFonts w:hint="default" w:ascii="Times New Roman" w:hAnsi="Times New Roman" w:cs="Times New Roman"/>
          <w:b/>
          <w:bCs/>
          <w:i w:val="0"/>
          <w:sz w:val="24"/>
          <w:szCs w:val="24"/>
          <w:lang w:val="en-US" w:eastAsia="zh-CN"/>
        </w:rPr>
        <w:t xml:space="preserve">  (27)</w:t>
      </w:r>
    </w:p>
    <w:p w14:paraId="454A0AB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r>
        <w:rPr>
          <w:rFonts w:hint="default" w:ascii="Times New Roman" w:hAnsi="Times New Roman" w:cs="Times New Roman"/>
          <w:i w:val="0"/>
          <w:sz w:val="24"/>
          <w:szCs w:val="24"/>
          <w:lang w:val="en-US" w:eastAsia="zh-CN"/>
        </w:rPr>
        <w:t>Where</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eastAsia="Consolas" w:cs="Times New Roman"/>
            <w:b/>
            <w:bCs/>
            <w:i/>
            <w:sz w:val="24"/>
            <w:szCs w:val="24"/>
          </w:rPr>
          <m:t>η</m:t>
        </m:r>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i w:val="0"/>
          <w:sz w:val="24"/>
          <w:szCs w:val="24"/>
          <w:lang w:val="en-US" w:eastAsia="zh-CN"/>
        </w:rPr>
        <w:t xml:space="preserve">is the control efficiency factor (set to 0.6) and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base</m:t>
            </m:r>
            <m:ctrlPr>
              <w:rPr>
                <w:rFonts w:hint="default" w:ascii="Cambria Math" w:hAnsi="Cambria Math" w:eastAsia="Consolas" w:cs="Times New Roman"/>
                <w:b/>
                <w:bCs/>
                <w:sz w:val="24"/>
                <w:szCs w:val="24"/>
              </w:rPr>
            </m:ctrlPr>
          </m:sub>
        </m:sSub>
      </m:oMath>
      <w:r>
        <w:rPr>
          <w:rFonts w:hint="default" w:ascii="Times New Roman" w:hAnsi="Times New Roman" w:cs="Times New Roman"/>
          <w:b/>
          <w:bCs/>
          <w:i w:val="0"/>
          <w:sz w:val="24"/>
          <w:szCs w:val="24"/>
          <w:lang w:val="en-US" w:eastAsia="zh-CN"/>
        </w:rPr>
        <w:t xml:space="preserve"> </w:t>
      </w:r>
      <w:r>
        <w:rPr>
          <w:rFonts w:hint="default" w:ascii="Times New Roman" w:hAnsi="Times New Roman" w:cs="Times New Roman"/>
          <w:b w:val="0"/>
          <w:bCs w:val="0"/>
          <w:i w:val="0"/>
          <w:sz w:val="24"/>
          <w:szCs w:val="24"/>
          <w:lang w:val="en-US" w:eastAsia="zh-CN"/>
        </w:rPr>
        <w:t xml:space="preserve">is </w:t>
      </w:r>
      <w:r>
        <w:rPr>
          <w:rFonts w:hint="default" w:ascii="Times New Roman" w:hAnsi="Times New Roman" w:cs="Times New Roman"/>
          <w:i w:val="0"/>
          <w:sz w:val="24"/>
          <w:szCs w:val="24"/>
          <w:lang w:val="en-US" w:eastAsia="zh-CN"/>
        </w:rPr>
        <w:t xml:space="preserve">the baseline </w:t>
      </w:r>
      <w:r>
        <w:rPr>
          <w:rFonts w:hint="eastAsia" w:ascii="Times New Roman" w:hAnsi="Times New Roman" w:cs="Times New Roman"/>
          <w:i w:val="0"/>
          <w:sz w:val="24"/>
          <w:szCs w:val="24"/>
          <w:lang w:val="en-US" w:eastAsia="zh-CN"/>
        </w:rPr>
        <w:t xml:space="preserve"> </w:t>
      </w:r>
      <w:r>
        <w:rPr>
          <w:rFonts w:hint="default" w:ascii="Times New Roman" w:hAnsi="Times New Roman" w:cs="Times New Roman"/>
          <w:i w:val="0"/>
          <w:sz w:val="24"/>
          <w:szCs w:val="24"/>
          <w:lang w:val="en-US" w:eastAsia="zh-CN"/>
        </w:rPr>
        <w:t>laser power.</w:t>
      </w:r>
    </w:p>
    <w:p w14:paraId="08D109D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6.2 Adaptive Anti-Oscillation Mechanism</w:t>
      </w:r>
    </w:p>
    <w:p w14:paraId="45BE76D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kern w:val="0"/>
          <w:sz w:val="24"/>
          <w:szCs w:val="24"/>
          <w:lang w:val="en-US" w:eastAsia="zh-CN" w:bidi="ar"/>
        </w:rPr>
      </w:pPr>
      <w:r>
        <w:rPr>
          <w:rFonts w:hint="default" w:ascii="Times New Roman" w:hAnsi="Times New Roman" w:cs="Times New Roman"/>
          <w:i w:val="0"/>
          <w:kern w:val="0"/>
          <w:sz w:val="24"/>
          <w:szCs w:val="24"/>
          <w:lang w:val="en-US" w:eastAsia="zh-CN" w:bidi="ar"/>
        </w:rPr>
        <w:t xml:space="preserve">Repeated adjustments may cause oscillations if the defect probability does not decrease. The system tracks the effect of the last </w:t>
      </w:r>
      <m:oMath>
        <m:r>
          <m:rPr>
            <m:nor/>
            <m:sty m:val="bi"/>
          </m:rPr>
          <w:rPr>
            <w:rFonts w:hint="default" w:ascii="Times New Roman" w:hAnsi="Times New Roman" w:cs="Times New Roman"/>
            <w:b/>
            <w:bCs/>
            <w:i/>
            <w:sz w:val="24"/>
            <w:szCs w:val="24"/>
          </w:rPr>
          <m:t>W</m:t>
        </m:r>
      </m:oMath>
      <w:r>
        <w:rPr>
          <w:rFonts w:hint="eastAsia" w:hAnsi="Times New Roman" w:cs="Times New Roman"/>
          <w:b/>
          <w:bCs/>
          <w:i w:val="0"/>
          <w:sz w:val="24"/>
          <w:szCs w:val="24"/>
          <w:lang w:val="en-US" w:eastAsia="zh-CN"/>
        </w:rPr>
        <w:t xml:space="preserve"> </w:t>
      </w:r>
      <w:r>
        <w:rPr>
          <w:rFonts w:hint="default" w:ascii="Times New Roman" w:hAnsi="Times New Roman" w:cs="Times New Roman"/>
          <w:i w:val="0"/>
          <w:kern w:val="0"/>
          <w:sz w:val="24"/>
          <w:szCs w:val="24"/>
          <w:lang w:val="en-US" w:eastAsia="zh-CN" w:bidi="ar"/>
        </w:rPr>
        <w:t>adjustments. If the average effect over the last</w:t>
      </w:r>
      <w:r>
        <w:rPr>
          <w:rFonts w:hint="default" w:ascii="Times New Roman" w:hAnsi="Times New Roman" w:cs="Times New Roman"/>
          <w:b/>
          <w:bCs/>
          <w:i w:val="0"/>
          <w:kern w:val="0"/>
          <w:sz w:val="24"/>
          <w:szCs w:val="24"/>
          <w:lang w:val="en-US" w:eastAsia="zh-CN" w:bidi="ar"/>
        </w:rPr>
        <w:t xml:space="preserve"> </w:t>
      </w:r>
      <m:oMath>
        <m:r>
          <m:rPr>
            <m:nor/>
            <m:sty m:val="bi"/>
          </m:rPr>
          <w:rPr>
            <w:rFonts w:hint="default" w:ascii="Times New Roman" w:hAnsi="Times New Roman" w:cs="Times New Roman"/>
            <w:b/>
            <w:bCs/>
            <w:i/>
            <w:sz w:val="24"/>
            <w:szCs w:val="24"/>
          </w:rPr>
          <m:t>W</m:t>
        </m:r>
      </m:oMath>
      <w:r>
        <w:rPr>
          <w:rFonts w:hint="default" w:ascii="Times New Roman" w:hAnsi="Times New Roman" w:cs="Times New Roman"/>
          <w:i w:val="0"/>
          <w:kern w:val="0"/>
          <w:sz w:val="24"/>
          <w:szCs w:val="24"/>
          <w:lang w:val="en-US" w:eastAsia="zh-CN" w:bidi="ar"/>
        </w:rPr>
        <w:t xml:space="preserve"> steps is below a threshold</w:t>
      </w:r>
      <w:r>
        <w:rPr>
          <w:rFonts w:hint="default" w:ascii="Times New Roman" w:hAnsi="Times New Roman" w:cs="Times New Roman"/>
          <w:b/>
          <w:bCs/>
          <w:i w:val="0"/>
          <w:kern w:val="0"/>
          <w:sz w:val="24"/>
          <w:szCs w:val="24"/>
          <w:lang w:val="en-US" w:eastAsia="zh-CN" w:bidi="ar"/>
        </w:rPr>
        <w:t xml:space="preserve"> </w:t>
      </w:r>
      <m:oMath>
        <m:r>
          <m:rPr>
            <m:nor/>
            <m:sty m:val="b"/>
          </m:rPr>
          <w:rPr>
            <w:rFonts w:hint="default" w:ascii="Times New Roman" w:hAnsi="Times New Roman" w:eastAsia="Consolas" w:cs="Times New Roman"/>
            <w:b/>
            <w:bCs/>
            <w:i w:val="0"/>
            <w:sz w:val="24"/>
            <w:szCs w:val="24"/>
          </w:rPr>
          <m:t>ϵ</m:t>
        </m:r>
      </m:oMath>
      <w:r>
        <w:rPr>
          <w:rFonts w:hint="default" w:ascii="Times New Roman" w:hAnsi="Times New Roman" w:cs="Times New Roman"/>
          <w:b/>
          <w:bCs/>
          <w:i w:val="0"/>
          <w:kern w:val="0"/>
          <w:sz w:val="24"/>
          <w:szCs w:val="24"/>
          <w:lang w:val="en-US" w:eastAsia="zh-CN" w:bidi="ar"/>
        </w:rPr>
        <w:t xml:space="preserve"> </w:t>
      </w:r>
      <w:r>
        <w:rPr>
          <w:rFonts w:hint="default" w:ascii="Times New Roman" w:hAnsi="Times New Roman" w:cs="Times New Roman"/>
          <w:i w:val="0"/>
          <w:kern w:val="0"/>
          <w:sz w:val="24"/>
          <w:szCs w:val="24"/>
          <w:lang w:val="en-US" w:eastAsia="zh-CN" w:bidi="ar"/>
        </w:rPr>
        <w:t>the system enters an oscillation-protection state and stops automatic adjustment.</w:t>
      </w:r>
    </w:p>
    <w:p w14:paraId="2AB3582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r>
        <w:rPr>
          <w:rFonts w:hint="default" w:ascii="Times New Roman" w:hAnsi="Times New Roman" w:cs="Times New Roman"/>
          <w:i w:val="0"/>
          <w:kern w:val="0"/>
          <w:sz w:val="24"/>
          <w:szCs w:val="24"/>
          <w:lang w:val="en-US" w:eastAsia="zh-CN" w:bidi="ar"/>
        </w:rPr>
        <w:t xml:space="preserve">Let the effect of the </w:t>
      </w:r>
      <m:oMath>
        <m:r>
          <m:rPr>
            <m:nor/>
            <m:sty m:val="bi"/>
          </m:rPr>
          <w:rPr>
            <w:rFonts w:hint="default" w:ascii="Times New Roman" w:hAnsi="Times New Roman" w:eastAsia="Consolas" w:cs="Times New Roman"/>
            <w:b/>
            <w:bCs/>
            <w:i/>
            <w:sz w:val="24"/>
            <w:szCs w:val="24"/>
          </w:rPr>
          <m:t>i</m:t>
        </m:r>
      </m:oMath>
      <w:r>
        <w:rPr>
          <w:rFonts w:hint="default" w:ascii="Times New Roman" w:hAnsi="Times New Roman" w:cs="Times New Roman"/>
          <w:b/>
          <w:bCs/>
          <w:i w:val="0"/>
          <w:sz w:val="24"/>
          <w:szCs w:val="24"/>
          <w:lang w:val="en-US" w:eastAsia="zh-CN"/>
        </w:rPr>
        <w:t>-</w:t>
      </w:r>
      <w:r>
        <w:rPr>
          <w:rFonts w:hint="default" w:ascii="Times New Roman" w:hAnsi="Times New Roman" w:cs="Times New Roman"/>
          <w:i w:val="0"/>
          <w:sz w:val="24"/>
          <w:szCs w:val="24"/>
          <w:lang w:val="en-US" w:eastAsia="zh-CN"/>
        </w:rPr>
        <w:t>th adjustment be</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e</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Sub>
      </m:oMath>
      <w:r>
        <w:rPr>
          <w:rFonts w:hint="default" w:ascii="Times New Roman" w:hAnsi="Times New Roman" w:cs="Times New Roman"/>
          <w:i w:val="0"/>
          <w:sz w:val="24"/>
          <w:szCs w:val="24"/>
          <w:lang w:val="en-US" w:eastAsia="zh-CN"/>
        </w:rPr>
        <w:t>.The oscillation condition is:</w:t>
      </w:r>
    </w:p>
    <w:p w14:paraId="657AE3C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ascii="Times New Roman" w:hAnsi="Times New Roman" w:cs="Times New Roman"/>
          <w:b/>
          <w:bCs/>
          <w:i w:val="0"/>
          <w:sz w:val="24"/>
          <w:szCs w:val="24"/>
          <w:lang w:val="en-US" w:eastAsia="zh-CN"/>
        </w:rPr>
      </w:pPr>
      <m:oMath>
        <m:f>
          <m:fPr>
            <m:ctrlPr>
              <w:rPr>
                <w:rFonts w:hint="default" w:ascii="Cambria Math" w:hAnsi="Cambria Math" w:eastAsia="Consolas" w:cs="Times New Roman"/>
                <w:b/>
                <w:bCs/>
                <w:sz w:val="24"/>
                <w:szCs w:val="24"/>
              </w:rPr>
            </m:ctrlPr>
          </m:fPr>
          <m:num>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num>
          <m:den>
            <m:r>
              <m:rPr>
                <m:nor/>
                <m:sty m:val="bi"/>
              </m:rPr>
              <w:rPr>
                <w:rFonts w:hint="default" w:ascii="Times New Roman" w:hAnsi="Times New Roman" w:eastAsia="Consolas" w:cs="Times New Roman"/>
                <w:b/>
                <w:bCs/>
                <w:i/>
                <w:sz w:val="24"/>
                <w:szCs w:val="24"/>
              </w:rPr>
              <m:t>W</m:t>
            </m:r>
            <m:ctrlPr>
              <w:rPr>
                <w:rFonts w:hint="default" w:ascii="Cambria Math" w:hAnsi="Cambria Math" w:eastAsia="Consolas" w:cs="Times New Roman"/>
                <w:b/>
                <w:bCs/>
                <w:sz w:val="24"/>
                <w:szCs w:val="24"/>
              </w:rPr>
            </m:ctrlPr>
          </m:den>
        </m:f>
        <m:nary>
          <m:naryPr>
            <m:chr m:val="∑"/>
            <m:limLoc m:val="subSup"/>
            <m:ctrlPr>
              <w:rPr>
                <w:rFonts w:hint="default" w:ascii="Cambria Math" w:hAnsi="Cambria Math" w:eastAsia="Consolas" w:cs="Times New Roman"/>
                <w:b/>
                <w:bCs/>
                <w:sz w:val="24"/>
                <w:szCs w:val="24"/>
              </w:rPr>
            </m:ctrlPr>
          </m:naryPr>
          <m:sub>
            <m:r>
              <m:rPr>
                <m:nor/>
                <m:sty m:val="bi"/>
              </m:rPr>
              <w:rPr>
                <w:rFonts w:hint="default" w:ascii="Times New Roman" w:hAnsi="Times New Roman" w:eastAsia="Consolas" w:cs="Times New Roman"/>
                <w:b/>
                <w:bCs/>
                <w:i/>
                <w:sz w:val="24"/>
                <w:szCs w:val="24"/>
              </w:rPr>
              <m:t>i</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k</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W</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r>
              <m:rPr>
                <m:nor/>
                <m:sty m:val="bi"/>
              </m:rPr>
              <w:rPr>
                <w:rFonts w:hint="default" w:ascii="Times New Roman" w:hAnsi="Times New Roman" w:eastAsia="Consolas" w:cs="Times New Roman"/>
                <w:b/>
                <w:bCs/>
                <w:i/>
                <w:sz w:val="24"/>
                <w:szCs w:val="24"/>
              </w:rPr>
              <m:t>k</m:t>
            </m:r>
            <m:ctrlPr>
              <w:rPr>
                <w:rFonts w:hint="default" w:ascii="Cambria Math" w:hAnsi="Cambria Math" w:eastAsia="Consolas" w:cs="Times New Roman"/>
                <w:b/>
                <w:bCs/>
                <w:sz w:val="24"/>
                <w:szCs w:val="24"/>
              </w:rPr>
            </m:ctrlPr>
          </m:sup>
          <m:e>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e</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i</m:t>
                </m:r>
                <m:ctrlPr>
                  <w:rPr>
                    <w:rFonts w:hint="default" w:ascii="Cambria Math" w:hAnsi="Cambria Math" w:eastAsia="Consolas" w:cs="Times New Roman"/>
                    <w:b/>
                    <w:bCs/>
                    <w:sz w:val="24"/>
                    <w:szCs w:val="24"/>
                  </w:rPr>
                </m:ctrlPr>
              </m:sub>
            </m:sSub>
            <m:ctrlPr>
              <w:rPr>
                <w:rFonts w:hint="default" w:ascii="Cambria Math" w:hAnsi="Cambria Math" w:eastAsia="Consolas" w:cs="Times New Roman"/>
                <w:b/>
                <w:bCs/>
                <w:sz w:val="24"/>
                <w:szCs w:val="24"/>
              </w:rPr>
            </m:ctrlPr>
          </m:e>
        </m:nary>
        <m:r>
          <m:rPr>
            <m:nor/>
            <m:sty m:val="b"/>
          </m:rPr>
          <w:rPr>
            <w:rFonts w:hint="default" w:ascii="Times New Roman" w:hAnsi="Times New Roman" w:eastAsia="Consolas" w:cs="Times New Roman"/>
            <w:b/>
            <w:bCs/>
            <w:i w:val="0"/>
            <w:sz w:val="24"/>
            <w:szCs w:val="24"/>
          </w:rPr>
          <m:t>&lt;ϵ</m:t>
        </m:r>
      </m:oMath>
      <w:r>
        <w:rPr>
          <w:rFonts w:hint="default" w:ascii="Times New Roman" w:hAnsi="Times New Roman" w:cs="Times New Roman"/>
          <w:b/>
          <w:bCs/>
          <w:i w:val="0"/>
          <w:sz w:val="24"/>
          <w:szCs w:val="24"/>
          <w:lang w:val="en-US" w:eastAsia="zh-CN"/>
        </w:rPr>
        <w:t xml:space="preserve">  (28)</w:t>
      </w:r>
    </w:p>
    <w:p w14:paraId="5BD6E18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val="0"/>
          <w:bCs w:val="0"/>
          <w:i w:val="0"/>
          <w:sz w:val="24"/>
          <w:lang w:val="en-US" w:eastAsia="zh-CN"/>
        </w:rPr>
      </w:pPr>
      <w:r>
        <w:rPr>
          <w:rFonts w:hint="default" w:ascii="Times New Roman" w:hAnsi="Times New Roman" w:cs="Times New Roman"/>
          <w:b w:val="0"/>
          <w:bCs w:val="0"/>
          <w:i w:val="0"/>
          <w:sz w:val="24"/>
          <w:szCs w:val="24"/>
          <w:lang w:val="en-US" w:eastAsia="zh-CN"/>
        </w:rPr>
        <w:t xml:space="preserve">Where </w:t>
      </w:r>
      <m:oMath>
        <m:r>
          <m:rPr>
            <m:nor/>
            <m:sty m:val="bi"/>
          </m:rPr>
          <w:rPr>
            <w:rFonts w:hint="default" w:ascii="Times New Roman" w:hAnsi="Times New Roman" w:cs="Times New Roman"/>
            <w:b/>
            <w:bCs/>
            <w:i/>
            <w:sz w:val="24"/>
          </w:rPr>
          <m:t>W</m:t>
        </m:r>
      </m:oMath>
      <w:r>
        <w:rPr>
          <w:rFonts w:hint="default" w:ascii="Times New Roman" w:hAnsi="Times New Roman" w:cs="Times New Roman"/>
          <w:b/>
          <w:bCs/>
          <w:i w:val="0"/>
          <w:sz w:val="24"/>
          <w:lang w:val="en-US" w:eastAsia="zh-CN"/>
        </w:rPr>
        <w:t>=</w:t>
      </w:r>
      <w:r>
        <w:rPr>
          <w:rFonts w:hint="eastAsia" w:ascii="Times New Roman" w:hAnsi="Times New Roman" w:cs="Times New Roman"/>
          <w:b w:val="0"/>
          <w:bCs w:val="0"/>
          <w:i w:val="0"/>
          <w:sz w:val="24"/>
          <w:lang w:val="en-US" w:eastAsia="zh-CN"/>
        </w:rPr>
        <w:t>5</w:t>
      </w:r>
      <w:r>
        <w:rPr>
          <w:rFonts w:hint="default" w:ascii="Times New Roman" w:hAnsi="Times New Roman" w:cs="Times New Roman"/>
          <w:b/>
          <w:bCs/>
          <w:i w:val="0"/>
          <w:sz w:val="24"/>
          <w:lang w:val="en-US" w:eastAsia="zh-CN"/>
        </w:rPr>
        <w:t xml:space="preserve"> </w:t>
      </w:r>
      <w:r>
        <w:rPr>
          <w:rFonts w:hint="default" w:ascii="Times New Roman" w:hAnsi="Times New Roman" w:cs="Times New Roman"/>
          <w:b w:val="0"/>
          <w:bCs w:val="0"/>
          <w:i w:val="0"/>
          <w:sz w:val="24"/>
          <w:lang w:val="en-US" w:eastAsia="zh-CN"/>
        </w:rPr>
        <w:t>and</w:t>
      </w:r>
      <w:r>
        <w:rPr>
          <w:rFonts w:hint="default" w:ascii="Times New Roman" w:hAnsi="Times New Roman" w:cs="Times New Roman"/>
          <w:b/>
          <w:bCs/>
          <w:i w:val="0"/>
          <w:sz w:val="24"/>
          <w:lang w:val="en-US" w:eastAsia="zh-CN"/>
        </w:rPr>
        <w:t xml:space="preserve"> ϵ=</w:t>
      </w:r>
      <w:r>
        <w:rPr>
          <w:rFonts w:hint="eastAsia" w:ascii="Times New Roman" w:hAnsi="Times New Roman" w:cs="Times New Roman"/>
          <w:b w:val="0"/>
          <w:bCs w:val="0"/>
          <w:i w:val="0"/>
          <w:sz w:val="24"/>
          <w:lang w:val="en-US" w:eastAsia="zh-CN"/>
        </w:rPr>
        <w:t>0.05</w:t>
      </w:r>
      <w:r>
        <w:rPr>
          <w:rFonts w:hint="default" w:ascii="Times New Roman" w:hAnsi="Times New Roman" w:cs="Times New Roman"/>
          <w:b w:val="0"/>
          <w:bCs w:val="0"/>
          <w:i w:val="0"/>
          <w:sz w:val="24"/>
          <w:lang w:val="en-US" w:eastAsia="zh-CN"/>
        </w:rPr>
        <w:t xml:space="preserve"> in this study. Once the condition is met, the controller switches to manual review mode until the operator intervenes.</w:t>
      </w:r>
    </w:p>
    <w:p w14:paraId="29FCBCA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6.3 Bidirectional Traceability</w:t>
      </w:r>
    </w:p>
    <w:p w14:paraId="763EFBD8">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b/>
          <w:bCs/>
          <w:i w:val="0"/>
          <w:sz w:val="28"/>
          <w:szCs w:val="28"/>
          <w:lang w:val="en-US" w:eastAsia="zh-CN"/>
        </w:rPr>
      </w:pPr>
      <w:r>
        <w:rPr>
          <w:rFonts w:hint="default" w:ascii="Times New Roman" w:hAnsi="Times New Roman" w:cs="Times New Roman"/>
          <w:b w:val="0"/>
          <w:bCs w:val="0"/>
          <w:i w:val="0"/>
          <w:sz w:val="24"/>
          <w:szCs w:val="24"/>
          <w:lang w:val="en-US" w:eastAsia="zh-CN"/>
        </w:rPr>
        <w:t>Each layer records a structured entry containing:timestamp</w:t>
      </w:r>
      <m:oMath>
        <m:r>
          <m:rPr>
            <m:nor/>
            <m:sty m:val="b"/>
          </m:rPr>
          <w:rPr>
            <w:rFonts w:hint="default" w:ascii="Times New Roman" w:hAnsi="Times New Roman" w:cs="Times New Roman"/>
            <w:b/>
            <w:bCs/>
            <w:i w:val="0"/>
            <w:sz w:val="24"/>
            <w:szCs w:val="24"/>
            <w:lang w:val="en-US" w:eastAsia="zh-CN"/>
          </w:rPr>
          <m:t xml:space="preserve"> </m:t>
        </m:r>
        <m:r>
          <m:rPr>
            <m:nor/>
            <m:sty m:val="bi"/>
          </m:rPr>
          <w:rPr>
            <w:rFonts w:hint="default" w:ascii="Times New Roman" w:hAnsi="Times New Roman" w:cs="Times New Roman"/>
            <w:b/>
            <w:bCs/>
            <w:i/>
            <w:kern w:val="0"/>
            <w:sz w:val="24"/>
            <w:szCs w:val="24"/>
            <w:lang w:val="en-US" w:eastAsia="zh-CN" w:bidi="ar"/>
          </w:rPr>
          <m:t>t</m:t>
        </m:r>
      </m:oMath>
      <w:r>
        <w:rPr>
          <w:rFonts w:hint="eastAsia" w:hAnsi="Times New Roman" w:cs="Times New Roman"/>
          <w:b w:val="0"/>
          <w:bCs w:val="0"/>
          <w:i w:val="0"/>
          <w:kern w:val="0"/>
          <w:sz w:val="24"/>
          <w:szCs w:val="24"/>
          <w:lang w:val="en-US" w:eastAsia="zh-CN" w:bidi="ar"/>
        </w:rPr>
        <w:t>,</w:t>
      </w:r>
      <w:r>
        <w:rPr>
          <w:rFonts w:hint="default" w:ascii="Times New Roman" w:hAnsi="Times New Roman" w:cs="Times New Roman"/>
          <w:b w:val="0"/>
          <w:bCs w:val="0"/>
          <w:i w:val="0"/>
          <w:kern w:val="0"/>
          <w:sz w:val="24"/>
          <w:szCs w:val="24"/>
          <w:lang w:val="en-US" w:eastAsia="zh-CN" w:bidi="ar"/>
        </w:rPr>
        <w:t>layer index</w:t>
      </w:r>
      <w:r>
        <w:rPr>
          <w:rFonts w:hint="default" w:ascii="Times New Roman" w:hAnsi="Times New Roman" w:cs="Times New Roman"/>
          <w:b/>
          <w:bCs/>
          <w:i w:val="0"/>
          <w:kern w:val="0"/>
          <w:sz w:val="24"/>
          <w:szCs w:val="24"/>
          <w:lang w:val="en-US" w:eastAsia="zh-CN" w:bidi="ar"/>
        </w:rPr>
        <w:t xml:space="preserve"> </w:t>
      </w:r>
      <m:oMath>
        <m:r>
          <m:rPr>
            <m:nor/>
            <m:sty m:val="bi"/>
          </m:rPr>
          <w:rPr>
            <w:rFonts w:hint="default" w:ascii="Times New Roman" w:hAnsi="Times New Roman" w:cs="Times New Roman"/>
            <w:b/>
            <w:bCs/>
            <w:i/>
            <w:kern w:val="0"/>
            <w:sz w:val="24"/>
            <w:szCs w:val="24"/>
            <w:lang w:val="en-US" w:eastAsia="zh-CN" w:bidi="ar"/>
          </w:rPr>
          <m:t>l</m:t>
        </m:r>
      </m:oMath>
      <w:r>
        <w:rPr>
          <w:rFonts w:hint="eastAsia" w:hAnsi="Times New Roman" w:cs="Times New Roman"/>
          <w:b/>
          <w:bCs/>
          <w:i w:val="0"/>
          <w:kern w:val="0"/>
          <w:sz w:val="24"/>
          <w:szCs w:val="24"/>
          <w:lang w:val="en-US" w:eastAsia="zh-CN" w:bidi="ar"/>
        </w:rPr>
        <w:t>,</w:t>
      </w:r>
      <w:r>
        <w:rPr>
          <w:rFonts w:hint="default" w:ascii="Times New Roman" w:hAnsi="Times New Roman" w:cs="Times New Roman"/>
          <w:b w:val="0"/>
          <w:bCs w:val="0"/>
          <w:i w:val="0"/>
          <w:kern w:val="0"/>
          <w:sz w:val="24"/>
          <w:szCs w:val="24"/>
          <w:lang w:val="en-US" w:eastAsia="zh-CN" w:bidi="ar"/>
        </w:rPr>
        <w:t>defect probability</w:t>
      </w:r>
      <w:r>
        <w:rPr>
          <w:rFonts w:hint="default" w:ascii="Times New Roman" w:hAnsi="Times New Roman" w:cs="Times New Roman"/>
          <w:b/>
          <w:bCs/>
          <w:i w:val="0"/>
          <w:kern w:val="0"/>
          <w:sz w:val="24"/>
          <w:szCs w:val="24"/>
          <w:lang w:val="en-US" w:eastAsia="zh-CN" w:bidi="ar"/>
        </w:rPr>
        <w:t xml:space="preserve">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p</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l</m:t>
            </m:r>
            <m:ctrlPr>
              <w:rPr>
                <w:rFonts w:hint="default" w:ascii="Cambria Math" w:hAnsi="Cambria Math" w:cs="Times New Roman"/>
                <w:b/>
                <w:bCs/>
                <w:sz w:val="24"/>
                <w:szCs w:val="24"/>
              </w:rPr>
            </m:ctrlPr>
          </m:sub>
        </m:sSub>
      </m:oMath>
      <w:r>
        <w:rPr>
          <w:rFonts w:hint="default" w:ascii="Times New Roman" w:hAnsi="Times New Roman" w:cs="Times New Roman"/>
          <w:b w:val="0"/>
          <w:bCs w:val="0"/>
          <w:i w:val="0"/>
          <w:sz w:val="24"/>
          <w:szCs w:val="24"/>
          <w:lang w:val="en-US" w:eastAsia="zh-CN"/>
        </w:rPr>
        <w:t>,defect type</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d</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i</m:t>
            </m:r>
            <m:ctrlPr>
              <w:rPr>
                <w:rFonts w:hint="default" w:ascii="Cambria Math" w:hAnsi="Cambria Math" w:cs="Times New Roman"/>
                <w:b/>
                <w:bCs/>
                <w:sz w:val="24"/>
                <w:szCs w:val="24"/>
              </w:rPr>
            </m:ctrlPr>
          </m:sub>
        </m:sSub>
      </m:oMath>
      <w:r>
        <w:rPr>
          <w:rFonts w:hint="default" w:ascii="Times New Roman" w:hAnsi="Times New Roman" w:cs="Times New Roman"/>
          <w:b w:val="0"/>
          <w:bCs w:val="0"/>
          <w:i w:val="0"/>
          <w:sz w:val="24"/>
          <w:szCs w:val="24"/>
          <w:lang w:val="en-US" w:eastAsia="zh-CN"/>
        </w:rPr>
        <w:t>,severity level</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s</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l</m:t>
            </m:r>
            <m:ctrlPr>
              <w:rPr>
                <w:rFonts w:hint="default" w:ascii="Cambria Math" w:hAnsi="Cambria Math" w:cs="Times New Roman"/>
                <w:b/>
                <w:bCs/>
                <w:sz w:val="24"/>
                <w:szCs w:val="24"/>
              </w:rPr>
            </m:ctrlPr>
          </m:sub>
        </m:sSub>
      </m:oMath>
      <w:r>
        <w:rPr>
          <w:rFonts w:hint="default" w:ascii="Times New Roman" w:hAnsi="Times New Roman" w:cs="Times New Roman"/>
          <w:b w:val="0"/>
          <w:bCs w:val="0"/>
          <w:i w:val="0"/>
          <w:sz w:val="24"/>
          <w:szCs w:val="24"/>
          <w:lang w:val="en-US" w:eastAsia="zh-CN"/>
        </w:rPr>
        <w:t xml:space="preserve">,action </w:t>
      </w:r>
      <m:oMath>
        <m:sSub>
          <m:sSubPr>
            <m:ctrlPr>
              <w:rPr>
                <w:rFonts w:hint="default" w:ascii="Cambria Math" w:hAnsi="Cambria Math" w:cs="Times New Roman"/>
                <w:b w:val="0"/>
                <w:bCs w:val="0"/>
                <w:sz w:val="24"/>
                <w:szCs w:val="24"/>
              </w:rPr>
            </m:ctrlPr>
          </m:sSubPr>
          <m:e>
            <m:r>
              <m:rPr>
                <m:nor/>
              </m:rPr>
              <w:rPr>
                <w:rFonts w:hint="default" w:ascii="Times New Roman" w:hAnsi="Times New Roman" w:cs="Times New Roman"/>
                <w:b w:val="0"/>
                <w:bCs w:val="0"/>
                <w:i/>
                <w:sz w:val="24"/>
                <w:szCs w:val="24"/>
              </w:rPr>
              <m:t>a</m:t>
            </m:r>
            <m:ctrlPr>
              <w:rPr>
                <w:rFonts w:hint="default" w:ascii="Cambria Math" w:hAnsi="Cambria Math" w:cs="Times New Roman"/>
                <w:b w:val="0"/>
                <w:bCs w:val="0"/>
                <w:sz w:val="24"/>
                <w:szCs w:val="24"/>
              </w:rPr>
            </m:ctrlPr>
          </m:e>
          <m:sub>
            <m:r>
              <m:rPr>
                <m:nor/>
              </m:rPr>
              <w:rPr>
                <w:rFonts w:hint="default" w:ascii="Times New Roman" w:hAnsi="Times New Roman" w:cs="Times New Roman"/>
                <w:b w:val="0"/>
                <w:bCs w:val="0"/>
                <w:i/>
                <w:sz w:val="24"/>
                <w:szCs w:val="24"/>
              </w:rPr>
              <m:t>l</m:t>
            </m:r>
            <m:ctrlPr>
              <w:rPr>
                <w:rFonts w:hint="default" w:ascii="Cambria Math" w:hAnsi="Cambria Math" w:cs="Times New Roman"/>
                <w:b w:val="0"/>
                <w:bCs w:val="0"/>
                <w:sz w:val="24"/>
                <w:szCs w:val="24"/>
              </w:rPr>
            </m:ctrlPr>
          </m:sub>
        </m:sSub>
      </m:oMath>
      <w:r>
        <w:rPr>
          <w:rFonts w:hint="default" w:ascii="Times New Roman" w:hAnsi="Times New Roman" w:cs="Times New Roman"/>
          <w:b w:val="0"/>
          <w:bCs w:val="0"/>
          <w:i w:val="0"/>
          <w:sz w:val="24"/>
          <w:szCs w:val="24"/>
          <w:lang w:val="en-US" w:eastAsia="zh-CN"/>
        </w:rPr>
        <w:t xml:space="preserve"> laser power</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szCs w:val="24"/>
              </w:rPr>
            </m:ctrlPr>
          </m:sSubPr>
          <m:e>
            <m:r>
              <m:rPr>
                <m:nor/>
                <m:sty m:val="bi"/>
              </m:rPr>
              <w:rPr>
                <w:rFonts w:hint="default" w:ascii="Times New Roman" w:hAnsi="Times New Roman" w:cs="Times New Roman"/>
                <w:b/>
                <w:bCs/>
                <w:i/>
                <w:sz w:val="24"/>
                <w:szCs w:val="24"/>
              </w:rPr>
              <m:t>P</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l</m:t>
            </m:r>
            <m:ctrlPr>
              <w:rPr>
                <w:rFonts w:hint="default" w:ascii="Cambria Math" w:hAnsi="Cambria Math" w:cs="Times New Roman"/>
                <w:b/>
                <w:bCs/>
                <w:sz w:val="24"/>
                <w:szCs w:val="24"/>
              </w:rPr>
            </m:ctrlPr>
          </m:sub>
        </m:sSub>
      </m:oMath>
      <w:r>
        <w:rPr>
          <w:rFonts w:hint="default" w:ascii="Times New Roman" w:hAnsi="Times New Roman" w:cs="Times New Roman"/>
          <w:b w:val="0"/>
          <w:bCs w:val="0"/>
          <w:i w:val="0"/>
          <w:sz w:val="24"/>
          <w:szCs w:val="24"/>
          <w:lang w:val="en-US" w:eastAsia="zh-CN"/>
        </w:rPr>
        <w:t>,scan speed</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v</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s</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oMath>
      <w:r>
        <w:rPr>
          <w:rFonts w:hint="default" w:ascii="Times New Roman" w:hAnsi="Times New Roman" w:cs="Times New Roman"/>
          <w:b w:val="0"/>
          <w:bCs w:val="0"/>
          <w:i w:val="0"/>
          <w:sz w:val="24"/>
          <w:szCs w:val="24"/>
          <w:lang w:val="en-US" w:eastAsia="zh-CN"/>
        </w:rPr>
        <w:t>,and hatch spacing</w:t>
      </w:r>
      <w:r>
        <w:rPr>
          <w:rFonts w:hint="default" w:ascii="Times New Roman" w:hAnsi="Times New Roman" w:cs="Times New Roman"/>
          <w:b/>
          <w:bCs/>
          <w:i w:val="0"/>
          <w:sz w:val="24"/>
          <w:szCs w:val="24"/>
          <w:lang w:val="en-US" w:eastAsia="zh-CN"/>
        </w:rPr>
        <w:t xml:space="preserve"> </w:t>
      </w:r>
      <m:oMath>
        <m:sSub>
          <m:sSubPr>
            <m:ctrlPr>
              <w:rPr>
                <w:rFonts w:hint="default" w:ascii="Cambria Math" w:hAnsi="Cambria Math" w:cs="Times New Roman"/>
                <w:b/>
                <w:bCs/>
                <w:sz w:val="24"/>
                <w:szCs w:val="24"/>
              </w:rPr>
            </m:ctrlPr>
          </m:sSubPr>
          <m:e>
            <m:r>
              <m:rPr>
                <m:nor/>
                <m:sty m:val="b"/>
              </m:rPr>
              <w:rPr>
                <w:rFonts w:hint="default" w:ascii="Times New Roman" w:hAnsi="Times New Roman" w:cs="Times New Roman"/>
                <w:b/>
                <w:bCs/>
                <w:i w:val="0"/>
                <w:sz w:val="24"/>
                <w:szCs w:val="24"/>
              </w:rPr>
              <m:t>h</m:t>
            </m:r>
            <m:ctrlPr>
              <w:rPr>
                <w:rFonts w:hint="default" w:ascii="Cambria Math" w:hAnsi="Cambria Math" w:cs="Times New Roman"/>
                <w:b/>
                <w:bCs/>
                <w:sz w:val="24"/>
                <w:szCs w:val="24"/>
              </w:rPr>
            </m:ctrlPr>
          </m:e>
          <m:sub>
            <m:r>
              <m:rPr>
                <m:nor/>
                <m:sty m:val="bi"/>
              </m:rPr>
              <w:rPr>
                <w:rFonts w:hint="default" w:ascii="Times New Roman" w:hAnsi="Times New Roman" w:cs="Times New Roman"/>
                <w:b/>
                <w:bCs/>
                <w:i/>
                <w:sz w:val="24"/>
                <w:szCs w:val="24"/>
              </w:rPr>
              <m:t>l</m:t>
            </m:r>
            <m:ctrlPr>
              <w:rPr>
                <w:rFonts w:hint="default" w:ascii="Cambria Math" w:hAnsi="Cambria Math" w:cs="Times New Roman"/>
                <w:b/>
                <w:bCs/>
                <w:sz w:val="24"/>
                <w:szCs w:val="24"/>
              </w:rPr>
            </m:ctrlPr>
          </m:sub>
        </m:sSub>
      </m:oMath>
      <w:r>
        <w:rPr>
          <w:rFonts w:hint="default" w:ascii="Times New Roman" w:hAnsi="Times New Roman" w:cs="Times New Roman"/>
          <w:b w:val="0"/>
          <w:bCs w:val="0"/>
          <w:i w:val="0"/>
          <w:sz w:val="24"/>
          <w:szCs w:val="24"/>
          <w:lang w:val="en-US" w:eastAsia="zh-CN"/>
        </w:rPr>
        <w:t>.The record set for a build is:</w:t>
      </w:r>
    </w:p>
    <w:p w14:paraId="1FFFFA0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ascii="Times New Roman" w:hAnsi="Times New Roman" w:cs="Times New Roman"/>
          <w:b/>
          <w:bCs/>
          <w:i w:val="0"/>
          <w:sz w:val="24"/>
          <w:szCs w:val="24"/>
          <w:lang w:val="en-US" w:eastAsia="zh-CN"/>
        </w:rPr>
      </w:pPr>
      <m:oMath>
        <m:r>
          <m:rPr>
            <m:nor/>
            <m:sty m:val="bi"/>
            <m:scr m:val="script"/>
          </m:rPr>
          <w:rPr>
            <w:rFonts w:hint="default" w:ascii="Times New Roman" w:hAnsi="Times New Roman" w:eastAsia="MS Mincho" w:cs="MS Mincho"/>
            <w:b/>
            <w:bCs/>
            <w:i/>
            <w:sz w:val="24"/>
            <w:szCs w:val="24"/>
          </w:rPr>
          <m:t>R</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t</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l</m:t>
        </m:r>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d</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s</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a</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P</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v</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s</m:t>
            </m:r>
            <m:r>
              <m:rPr>
                <m:nor/>
                <m:sty m:val="b"/>
              </m:rPr>
              <w:rPr>
                <w:rFonts w:hint="default" w:ascii="Times New Roman" w:hAnsi="Times New Roman" w:eastAsia="Consolas" w:cs="Times New Roman"/>
                <w:b/>
                <w:bCs/>
                <w:i w:val="0"/>
                <w:sz w:val="24"/>
                <w:szCs w:val="24"/>
              </w:rPr>
              <m:t>,</m:t>
            </m:r>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
          <m:sSubPr>
            <m:ctrlPr>
              <w:rPr>
                <w:rFonts w:hint="default" w:ascii="Cambria Math" w:hAnsi="Cambria Math" w:eastAsia="Consolas" w:cs="Times New Roman"/>
                <w:b/>
                <w:bCs/>
                <w:sz w:val="24"/>
                <w:szCs w:val="24"/>
              </w:rPr>
            </m:ctrlPr>
          </m:sSubPr>
          <m:e>
            <m:r>
              <m:rPr>
                <m:nor/>
                <m:sty m:val="bi"/>
              </m:rPr>
              <w:rPr>
                <w:rFonts w:hint="default" w:ascii="Times New Roman" w:hAnsi="Times New Roman" w:eastAsia="Consolas" w:cs="Times New Roman"/>
                <w:b/>
                <w:bCs/>
                <w:i/>
                <w:sz w:val="24"/>
                <w:szCs w:val="24"/>
              </w:rPr>
              <m:t>h</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b>
        </m:sSub>
        <m:r>
          <m:rPr>
            <m:nor/>
            <m:sty m:val="b"/>
          </m:rPr>
          <w:rPr>
            <w:rFonts w:hint="default" w:ascii="Times New Roman" w:hAnsi="Times New Roman" w:eastAsia="Consolas" w:cs="Times New Roman"/>
            <w:b/>
            <w:bCs/>
            <w:i w:val="0"/>
            <w:sz w:val="24"/>
            <w:szCs w:val="24"/>
          </w:rPr>
          <m:t>)</m:t>
        </m:r>
        <m:sSubSup>
          <m:sSubSupPr>
            <m:ctrlPr>
              <w:rPr>
                <w:rFonts w:hint="default" w:ascii="Cambria Math" w:hAnsi="Cambria Math" w:eastAsia="Consolas" w:cs="Times New Roman"/>
                <w:b/>
                <w:bCs/>
                <w:sz w:val="24"/>
                <w:szCs w:val="24"/>
              </w:rPr>
            </m:ctrlPr>
          </m:sSubSupPr>
          <m:e>
            <m:r>
              <m:rPr>
                <m:nor/>
                <m:sty m:val="b"/>
              </m:rPr>
              <w:rPr>
                <w:rFonts w:hint="default" w:ascii="Times New Roman" w:hAnsi="Times New Roman" w:eastAsia="Consolas" w:cs="Times New Roman"/>
                <w:b/>
                <w:bCs/>
                <w:i w:val="0"/>
                <w:sz w:val="24"/>
                <w:szCs w:val="24"/>
              </w:rPr>
              <m:t>}</m:t>
            </m:r>
            <m:ctrlPr>
              <w:rPr>
                <w:rFonts w:hint="default" w:ascii="Cambria Math" w:hAnsi="Cambria Math" w:eastAsia="Consolas" w:cs="Times New Roman"/>
                <w:b/>
                <w:bCs/>
                <w:sz w:val="24"/>
                <w:szCs w:val="24"/>
              </w:rPr>
            </m:ctrlPr>
          </m:e>
          <m:sub>
            <m:r>
              <m:rPr>
                <m:nor/>
                <m:sty m:val="bi"/>
              </m:rPr>
              <w:rPr>
                <w:rFonts w:hint="default" w:ascii="Times New Roman" w:hAnsi="Times New Roman" w:eastAsia="Consolas" w:cs="Times New Roman"/>
                <w:b/>
                <w:bCs/>
                <w:i/>
                <w:sz w:val="24"/>
                <w:szCs w:val="24"/>
              </w:rPr>
              <m:t>l</m:t>
            </m:r>
            <m:r>
              <m:rPr>
                <m:nor/>
                <m:sty m:val="b"/>
              </m:rPr>
              <w:rPr>
                <w:rFonts w:hint="default" w:ascii="Times New Roman" w:hAnsi="Times New Roman" w:eastAsia="Consolas" w:cs="Times New Roman"/>
                <w:b/>
                <w:bCs/>
                <w:i w:val="0"/>
                <w:sz w:val="24"/>
                <w:szCs w:val="24"/>
              </w:rPr>
              <m:t>=1</m:t>
            </m:r>
            <m:ctrlPr>
              <w:rPr>
                <w:rFonts w:hint="default" w:ascii="Cambria Math" w:hAnsi="Cambria Math" w:eastAsia="Consolas" w:cs="Times New Roman"/>
                <w:b/>
                <w:bCs/>
                <w:sz w:val="24"/>
                <w:szCs w:val="24"/>
              </w:rPr>
            </m:ctrlPr>
          </m:sub>
          <m:sup>
            <m:r>
              <m:rPr>
                <m:nor/>
                <m:sty m:val="bi"/>
              </m:rPr>
              <w:rPr>
                <w:rFonts w:hint="default" w:ascii="Times New Roman" w:hAnsi="Times New Roman" w:eastAsia="Consolas" w:cs="Times New Roman"/>
                <w:b/>
                <w:bCs/>
                <w:i/>
                <w:sz w:val="24"/>
                <w:szCs w:val="24"/>
              </w:rPr>
              <m:t>L</m:t>
            </m:r>
            <m:ctrlPr>
              <w:rPr>
                <w:rFonts w:hint="default" w:ascii="Cambria Math" w:hAnsi="Cambria Math" w:eastAsia="Consolas" w:cs="Times New Roman"/>
                <w:b/>
                <w:bCs/>
                <w:sz w:val="24"/>
                <w:szCs w:val="24"/>
              </w:rPr>
            </m:ctrlPr>
          </m:sup>
        </m:sSubSup>
      </m:oMath>
      <w:r>
        <w:rPr>
          <w:rFonts w:hint="default" w:ascii="Times New Roman" w:hAnsi="Times New Roman" w:cs="Times New Roman"/>
          <w:b/>
          <w:bCs/>
          <w:i w:val="0"/>
          <w:sz w:val="24"/>
          <w:szCs w:val="24"/>
          <w:lang w:val="en-US" w:eastAsia="zh-CN"/>
        </w:rPr>
        <w:t xml:space="preserve">  （29）</w:t>
      </w:r>
    </w:p>
    <w:p w14:paraId="60CF83A5">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left"/>
        <w:rPr>
          <w:rFonts w:hint="default" w:hAnsi="Cambria Math" w:cs="Times New Roman"/>
          <w:b/>
          <w:bCs/>
          <w:i w:val="0"/>
          <w:sz w:val="24"/>
        </w:rPr>
      </w:pPr>
      <w:r>
        <w:rPr>
          <w:rFonts w:hint="default" w:ascii="Times New Roman" w:hAnsi="Times New Roman" w:cs="Times New Roman"/>
          <w:b w:val="0"/>
          <w:bCs w:val="0"/>
          <w:i w:val="0"/>
          <w:sz w:val="24"/>
          <w:szCs w:val="24"/>
          <w:lang w:val="en-US" w:eastAsia="zh-CN"/>
        </w:rPr>
        <w:t>Forward traceability starts from the final part and queries the layer records to locate the origin of a defect. Reverse traceability starts from an anomaly signal and identifies the affected layers and regions. Both directions are supported by the layer index</w:t>
      </w:r>
      <w:r>
        <w:rPr>
          <w:rFonts w:hint="default" w:ascii="Times New Roman" w:hAnsi="Times New Roman" w:cs="Times New Roman"/>
          <w:b/>
          <w:bCs/>
          <w:i w:val="0"/>
          <w:sz w:val="24"/>
          <w:szCs w:val="24"/>
          <w:lang w:val="en-US" w:eastAsia="zh-CN"/>
        </w:rPr>
        <w:t xml:space="preserve"> </w:t>
      </w:r>
      <m:oMath>
        <m:r>
          <m:rPr>
            <m:nor/>
            <m:sty m:val="bi"/>
          </m:rPr>
          <w:rPr>
            <w:rFonts w:hint="default" w:ascii="Times New Roman" w:hAnsi="Times New Roman" w:cs="Times New Roman"/>
            <w:b/>
            <w:bCs/>
            <w:i/>
            <w:kern w:val="0"/>
            <w:sz w:val="24"/>
            <w:szCs w:val="24"/>
            <w:lang w:val="en-US" w:eastAsia="zh-CN" w:bidi="ar"/>
          </w:rPr>
          <m:t>l</m:t>
        </m:r>
      </m:oMath>
      <w:r>
        <w:rPr>
          <w:rFonts w:hint="default" w:ascii="Times New Roman" w:hAnsi="Times New Roman" w:cs="Times New Roman"/>
          <w:b/>
          <w:bCs/>
          <w:i w:val="0"/>
          <w:kern w:val="0"/>
          <w:sz w:val="24"/>
          <w:szCs w:val="24"/>
          <w:lang w:val="en-US" w:eastAsia="zh-CN" w:bidi="ar"/>
        </w:rPr>
        <w:t xml:space="preserve"> </w:t>
      </w:r>
      <w:r>
        <w:rPr>
          <w:rFonts w:hint="default" w:ascii="Times New Roman" w:hAnsi="Times New Roman" w:cs="Times New Roman"/>
          <w:b w:val="0"/>
          <w:bCs w:val="0"/>
          <w:i w:val="0"/>
          <w:kern w:val="0"/>
          <w:sz w:val="24"/>
          <w:szCs w:val="24"/>
          <w:lang w:val="en-US" w:eastAsia="zh-CN" w:bidi="ar"/>
        </w:rPr>
        <w:t>and timestamp</w:t>
      </w:r>
      <w:r>
        <w:rPr>
          <w:rFonts w:hint="default" w:ascii="Times New Roman" w:hAnsi="Times New Roman" w:cs="Times New Roman"/>
          <w:b/>
          <w:bCs/>
          <w:i w:val="0"/>
          <w:kern w:val="0"/>
          <w:sz w:val="24"/>
          <w:szCs w:val="24"/>
          <w:lang w:val="en-US" w:eastAsia="zh-CN" w:bidi="ar"/>
        </w:rPr>
        <w:t xml:space="preserve"> </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bCs/>
                <w:i/>
                <w:sz w:val="24"/>
              </w:rPr>
              <m:t>t</m:t>
            </m:r>
            <m:ctrlPr>
              <w:rPr>
                <w:rFonts w:hint="default" w:ascii="Cambria Math" w:hAnsi="Cambria Math" w:cs="Times New Roman"/>
                <w:b/>
                <w:bCs/>
                <w:sz w:val="24"/>
              </w:rPr>
            </m:ctrlPr>
          </m:e>
          <m:sub>
            <m:r>
              <m:rPr>
                <m:nor/>
                <m:sty m:val="bi"/>
              </m:rPr>
              <w:rPr>
                <w:rFonts w:hint="default" w:ascii="Times New Roman" w:hAnsi="Times New Roman" w:cs="Times New Roman"/>
                <w:b/>
                <w:bCs/>
                <w:i/>
                <w:sz w:val="24"/>
              </w:rPr>
              <m:t>l</m:t>
            </m:r>
            <m:ctrlPr>
              <w:rPr>
                <w:rFonts w:hint="default" w:ascii="Cambria Math" w:hAnsi="Cambria Math" w:cs="Times New Roman"/>
                <w:b/>
                <w:bCs/>
                <w:sz w:val="24"/>
              </w:rPr>
            </m:ctrlPr>
          </m:sub>
        </m:sSub>
      </m:oMath>
    </w:p>
    <w:p w14:paraId="1E812DF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left"/>
        <w:rPr>
          <w:rFonts w:hint="default" w:ascii="Times New Roman" w:hAnsi="Times New Roman" w:cs="Times New Roman"/>
          <w:b/>
          <w:bCs/>
          <w:i w:val="0"/>
          <w:sz w:val="28"/>
          <w:szCs w:val="28"/>
          <w:lang w:val="en-US" w:eastAsia="zh-CN"/>
        </w:rPr>
      </w:pPr>
      <w:r>
        <w:rPr>
          <w:rFonts w:hint="default" w:ascii="Times New Roman" w:hAnsi="Times New Roman" w:cs="Times New Roman"/>
          <w:b/>
          <w:bCs/>
          <w:i w:val="0"/>
          <w:sz w:val="28"/>
          <w:szCs w:val="28"/>
          <w:lang w:val="en-US" w:eastAsia="zh-CN"/>
        </w:rPr>
        <w:t>6.4 Compliance with Standards</w:t>
      </w:r>
    </w:p>
    <w:p w14:paraId="44F3FE5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left"/>
        <w:rPr>
          <w:rFonts w:hint="default" w:hAnsi="Consolas" w:eastAsia="Consolas" w:cs="Consolas"/>
          <w:i w:val="0"/>
          <w:iCs w:val="0"/>
          <w:caps w:val="0"/>
          <w:color w:val="F9FAFB"/>
          <w:spacing w:val="0"/>
          <w:sz w:val="19"/>
          <w:szCs w:val="19"/>
          <w:shd w:val="clear" w:fill="2C2C2E"/>
          <w:lang w:val="en-US" w:eastAsia="zh-CN"/>
        </w:rPr>
      </w:pPr>
      <w:r>
        <w:rPr>
          <w:rFonts w:hint="default" w:ascii="Times New Roman" w:hAnsi="Times New Roman" w:cs="Times New Roman"/>
          <w:b w:val="0"/>
          <w:bCs w:val="0"/>
          <w:i w:val="0"/>
          <w:sz w:val="24"/>
          <w:lang w:val="en-US" w:eastAsia="zh-CN"/>
        </w:rPr>
        <w:t>The traceability report is generated in a format aligned with ASTM E3353 (process monitoring) and NASA-STD-6016A (space materials). The report includes the build ID, material, process parameters, layer-by-layer records, detected defects, control actions, and final part status. All entries are stored locally on the edge device with cryptographic hashing to ensure data integrity.</w:t>
      </w:r>
    </w:p>
    <w:p w14:paraId="7ED3746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p>
    <w:p w14:paraId="5A24AC1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sz w:val="24"/>
          <w:szCs w:val="24"/>
          <w:lang w:val="en-US" w:eastAsia="zh-CN"/>
        </w:rPr>
      </w:pPr>
    </w:p>
    <w:p w14:paraId="4B518C4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Chars="0" w:right="0" w:rightChars="0"/>
        <w:jc w:val="both"/>
        <w:rPr>
          <w:rFonts w:hint="default" w:ascii="Times New Roman" w:hAnsi="Times New Roman" w:eastAsia="Consolas" w:cs="Times New Roman"/>
          <w:b/>
          <w:bCs/>
          <w:i w:val="0"/>
          <w:caps w:val="0"/>
          <w:color w:val="auto"/>
          <w:spacing w:val="0"/>
          <w:sz w:val="28"/>
          <w:szCs w:val="28"/>
          <w:lang w:val="en-US" w:eastAsia="zh-CN"/>
        </w:rPr>
      </w:pPr>
      <w:r>
        <w:rPr>
          <w:rFonts w:hint="eastAsia" w:ascii="Times New Roman" w:hAnsi="Times New Roman" w:eastAsia="Consolas" w:cs="Times New Roman"/>
          <w:b/>
          <w:bCs/>
          <w:i w:val="0"/>
          <w:caps w:val="0"/>
          <w:color w:val="auto"/>
          <w:spacing w:val="0"/>
          <w:sz w:val="28"/>
          <w:szCs w:val="28"/>
          <w:lang w:val="en-US" w:eastAsia="zh-CN"/>
        </w:rPr>
        <w:t>7.</w:t>
      </w:r>
      <w:r>
        <w:rPr>
          <w:rFonts w:hint="default" w:ascii="Times New Roman" w:hAnsi="Times New Roman" w:eastAsia="Consolas" w:cs="Times New Roman"/>
          <w:b/>
          <w:bCs/>
          <w:i w:val="0"/>
          <w:caps w:val="0"/>
          <w:color w:val="auto"/>
          <w:spacing w:val="0"/>
          <w:sz w:val="28"/>
          <w:szCs w:val="28"/>
          <w:lang w:val="en-US" w:eastAsia="zh-CN"/>
        </w:rPr>
        <w:t>Experimental Validation</w:t>
      </w:r>
    </w:p>
    <w:p w14:paraId="036A6F9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Chars="0" w:right="0" w:rightChars="0"/>
        <w:jc w:val="both"/>
        <w:rPr>
          <w:rFonts w:hint="default" w:ascii="Times New Roman" w:hAnsi="Times New Roman" w:eastAsia="Consolas" w:cs="Times New Roman"/>
          <w:b/>
          <w:bCs/>
          <w:i w:val="0"/>
          <w:caps w:val="0"/>
          <w:color w:val="auto"/>
          <w:spacing w:val="0"/>
          <w:sz w:val="28"/>
          <w:szCs w:val="28"/>
          <w:lang w:val="en-US" w:eastAsia="zh-CN"/>
        </w:rPr>
      </w:pPr>
      <w:r>
        <w:rPr>
          <w:rFonts w:hint="default" w:ascii="Times New Roman" w:hAnsi="Times New Roman" w:eastAsia="Consolas" w:cs="Times New Roman"/>
          <w:b/>
          <w:bCs/>
          <w:i w:val="0"/>
          <w:caps w:val="0"/>
          <w:color w:val="auto"/>
          <w:spacing w:val="0"/>
          <w:sz w:val="28"/>
          <w:szCs w:val="28"/>
          <w:lang w:val="en-US" w:eastAsia="zh-CN"/>
        </w:rPr>
        <w:t>7.1 Overview</w:t>
      </w:r>
    </w:p>
    <w:p w14:paraId="14BDA1F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val="0"/>
          <w:bCs w:val="0"/>
          <w:i w:val="0"/>
          <w:caps w:val="0"/>
          <w:color w:val="auto"/>
          <w:spacing w:val="0"/>
          <w:sz w:val="24"/>
          <w:szCs w:val="24"/>
          <w:lang w:val="en-US" w:eastAsia="zh-CN"/>
        </w:rPr>
        <w:t>The proposed multi-modal monitoring system was validated on two publicly available datasets and four simulation scenarios. The EPFL LPBF acoustic emission dataset was used to validate the acoustic module, and the Cranfield LIPA dataset was used to validate the laser ultrasound module. Point cloud processing, multi-modal fusion, phase unwrapping, and closed-loop control were validated through physics-based simulations. Ablation studies quantified the contribution of each feature group and classifier. Additional statistical analyses, including 5-fold cross-validation, repeated experiments, paired t-tests, feature significance tests, ROC/AUC analysis, sensitivity analysis, and computational complexity analysis, were performed to assess robustness and generalization. This section presents the experimental setup, results, and discussion for each module.</w:t>
      </w:r>
    </w:p>
    <w:p w14:paraId="4C1EF89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i w:val="0"/>
          <w:caps w:val="0"/>
          <w:color w:val="auto"/>
          <w:spacing w:val="0"/>
          <w:sz w:val="28"/>
          <w:szCs w:val="28"/>
          <w:lang w:val="en-US" w:eastAsia="zh-CN"/>
        </w:rPr>
      </w:pPr>
      <w:r>
        <w:rPr>
          <w:rFonts w:hint="default" w:ascii="Times New Roman" w:hAnsi="Times New Roman" w:eastAsia="Consolas" w:cs="Times New Roman"/>
          <w:b/>
          <w:bCs/>
          <w:i w:val="0"/>
          <w:caps w:val="0"/>
          <w:color w:val="auto"/>
          <w:spacing w:val="0"/>
          <w:sz w:val="28"/>
          <w:szCs w:val="28"/>
          <w:lang w:val="en-US" w:eastAsia="zh-CN"/>
        </w:rPr>
        <w:t>7.2 Acoustic Module Validation on EPFL Dataset</w:t>
      </w:r>
    </w:p>
    <w:p w14:paraId="0B4648D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Single-split results</w:t>
      </w:r>
      <w:r>
        <w:rPr>
          <w:rFonts w:hint="default" w:ascii="Times New Roman" w:hAnsi="Times New Roman" w:eastAsia="Consolas" w:cs="Times New Roman"/>
          <w:b w:val="0"/>
          <w:bCs w:val="0"/>
          <w:i w:val="0"/>
          <w:caps w:val="0"/>
          <w:color w:val="auto"/>
          <w:spacing w:val="0"/>
          <w:sz w:val="24"/>
          <w:szCs w:val="24"/>
          <w:lang w:val="en-US" w:eastAsia="zh-CN"/>
        </w:rPr>
        <w:t>. The EPFL dataset was collected on a Sisma MYSINT 100 LPBF machine using 316L stainless steel powder, with airborne acoustic emission sensors (0–150 kHz bandwidth). It contains three process regimes: lack of fusion (LoF), conduction mode (CM), and keyhole mode (KM). The D1 subset contains 31,401 labeled samples (10,467 per class). For each acoustic signal (5,000 sampling points), 14 features were extracted: kurtosis, skewness, crest factor, spectral centroid, spectral bandwidth, spectral entropy, and eight FFT band energies. A weighted KNN (k = 9) and a deep MLP (14–64–32–3) were trained on 80% of the data and tested on the remaining 20%. Soft voting was used to combine the two models. The ensemble achieved 84.69% overall accuracy, with MLP alone at 85.42% and KNN alone at 83.96%. The per-class accuracies were 94.0% for LoF, 82.4% for conduction, and 80.8% for keyhole.</w:t>
      </w:r>
    </w:p>
    <w:p w14:paraId="0E85A3F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lang w:val="en-US" w:eastAsia="zh-CN"/>
        </w:rPr>
      </w:pPr>
    </w:p>
    <w:p w14:paraId="058BAC96">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fold cross-validation</w:t>
      </w:r>
      <w:r>
        <w:rPr>
          <w:rFonts w:hint="default" w:ascii="Times New Roman" w:hAnsi="Times New Roman" w:eastAsia="Consolas" w:cs="Times New Roman"/>
          <w:b w:val="0"/>
          <w:bCs w:val="0"/>
          <w:i w:val="0"/>
          <w:caps w:val="0"/>
          <w:color w:val="auto"/>
          <w:spacing w:val="0"/>
          <w:sz w:val="24"/>
          <w:szCs w:val="24"/>
          <w:lang w:val="en-US" w:eastAsia="zh-CN"/>
        </w:rPr>
        <w:t>. To ensure the result is not dependent on a single split, 5-fold stratified cross-validation was performed. The mean accuracy was 82.21% ± 2.18%. The macro-averaged precision, recall, and F1-score were 83.07%, 82.21%, and 82.23%, respectively. The LoF class achieved the highest recall (91.62%), while the keyhole class achieved the highest precision (93.78%).</w:t>
      </w:r>
    </w:p>
    <w:p w14:paraId="15DA0E5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Chars="0" w:right="0" w:rightChars="0"/>
        <w:jc w:val="both"/>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val="0"/>
          <w:bCs w:val="0"/>
          <w:i w:val="0"/>
          <w:caps w:val="0"/>
          <w:color w:val="auto"/>
          <w:spacing w:val="0"/>
          <w:sz w:val="24"/>
          <w:szCs w:val="24"/>
          <w:lang w:val="en-US" w:eastAsia="zh-CN"/>
        </w:rPr>
        <w:t>Feature significance test. One-way ANOVA and Kruskal-Wallis tests were performed on all 14 features. All features showed statistically significant differences across the three process regimes (p &lt; 0.001). The strongest discriminator was FFT band 0 (F = 629.374, p = 4.31 × 10⁻¹⁹⁹), while the weakest was skewness (F = 76.878, p = 1.65 × 10⁻³²).</w:t>
      </w:r>
    </w:p>
    <w:p w14:paraId="568DB08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Chars="0" w:right="0" w:rightChars="0"/>
        <w:jc w:val="both"/>
        <w:rPr>
          <w:rFonts w:hint="default" w:ascii="Times New Roman" w:hAnsi="Times New Roman" w:eastAsia="Consolas" w:cs="Times New Roman"/>
          <w:b w:val="0"/>
          <w:bCs w:val="0"/>
          <w:i w:val="0"/>
          <w:caps w:val="0"/>
          <w:color w:val="auto"/>
          <w:spacing w:val="0"/>
          <w:sz w:val="24"/>
          <w:szCs w:val="24"/>
          <w:lang w:val="en-US" w:eastAsia="zh-CN"/>
        </w:rPr>
      </w:pPr>
    </w:p>
    <w:p w14:paraId="65A39CD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kern w:val="0"/>
          <w:sz w:val="24"/>
          <w:szCs w:val="24"/>
          <w:lang w:val="en-US" w:eastAsia="zh-CN" w:bidi="ar"/>
        </w:rPr>
      </w:pPr>
      <w:r>
        <w:rPr>
          <w:rFonts w:hint="default" w:ascii="Times New Roman" w:hAnsi="Times New Roman" w:cs="Times New Roman"/>
          <w:b/>
          <w:bCs/>
          <w:i w:val="0"/>
          <w:kern w:val="0"/>
          <w:sz w:val="24"/>
          <w:szCs w:val="24"/>
          <w:lang w:val="en-US" w:eastAsia="zh-CN" w:bidi="ar"/>
        </w:rPr>
        <w:t>Cross-subset validation</w:t>
      </w:r>
      <w:r>
        <w:rPr>
          <w:rFonts w:hint="default" w:ascii="Times New Roman" w:hAnsi="Times New Roman" w:cs="Times New Roman"/>
          <w:i w:val="0"/>
          <w:kern w:val="0"/>
          <w:sz w:val="24"/>
          <w:szCs w:val="24"/>
          <w:lang w:val="en-US" w:eastAsia="zh-CN" w:bidi="ar"/>
        </w:rPr>
        <w:t>. To evaluate generalization across powder sizes and laser parameters, the model was trained and tested independently on the four EPFL subsets (D1–D4). The accuracies were 84.33%, 92.67%, 86.00%, and 87.33%, with a mean of 87.58%. This confirms that the feature set is robust to variations in powder size and process parameters.</w:t>
      </w:r>
    </w:p>
    <w:p w14:paraId="156B04D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cs="Times New Roman"/>
          <w:i w:val="0"/>
          <w:kern w:val="0"/>
          <w:sz w:val="24"/>
          <w:szCs w:val="24"/>
          <w:lang w:val="en-US" w:eastAsia="zh-CN" w:bidi="ar"/>
        </w:rPr>
      </w:pPr>
    </w:p>
    <w:p w14:paraId="760AF79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ROC/AUC</w:t>
      </w:r>
      <w:r>
        <w:rPr>
          <w:rFonts w:hint="default" w:ascii="Times New Roman" w:hAnsi="Times New Roman" w:eastAsia="Consolas" w:cs="Times New Roman"/>
          <w:i w:val="0"/>
          <w:caps w:val="0"/>
          <w:color w:val="auto"/>
          <w:spacing w:val="0"/>
          <w:sz w:val="24"/>
          <w:szCs w:val="24"/>
          <w:lang w:val="en-US" w:eastAsia="zh-CN"/>
        </w:rPr>
        <w:t>. One-vs-rest AUC values were 0.9769 (LoF), 0.9128 (conduction), and 0.9884 (keyhole), with a macro-average of 0.9594.</w:t>
      </w:r>
    </w:p>
    <w:p w14:paraId="3E53DB6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ascii="Times New Roman" w:hAnsi="Times New Roman" w:eastAsia="Consolas" w:cs="Times New Roman"/>
          <w:b/>
          <w:bCs/>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 xml:space="preserve">Table </w:t>
      </w:r>
      <w:r>
        <w:rPr>
          <w:rFonts w:hint="eastAsia" w:ascii="Times New Roman" w:hAnsi="Times New Roman" w:eastAsia="Consolas" w:cs="Times New Roman"/>
          <w:b/>
          <w:bCs/>
          <w:i w:val="0"/>
          <w:caps w:val="0"/>
          <w:color w:val="auto"/>
          <w:spacing w:val="0"/>
          <w:sz w:val="24"/>
          <w:szCs w:val="24"/>
          <w:lang w:val="en-US" w:eastAsia="zh-CN"/>
        </w:rPr>
        <w:t>III</w:t>
      </w:r>
      <w:r>
        <w:rPr>
          <w:rFonts w:hint="default" w:ascii="Times New Roman" w:hAnsi="Times New Roman" w:eastAsia="Consolas" w:cs="Times New Roman"/>
          <w:b/>
          <w:bCs/>
          <w:i w:val="0"/>
          <w:caps w:val="0"/>
          <w:color w:val="auto"/>
          <w:spacing w:val="0"/>
          <w:sz w:val="24"/>
          <w:szCs w:val="24"/>
          <w:lang w:val="en-US" w:eastAsia="zh-CN"/>
        </w:rPr>
        <w:t>. Acoustic module validation on EPFL dataset.</w:t>
      </w:r>
    </w:p>
    <w:tbl>
      <w:tblPr>
        <w:tblStyle w:val="5"/>
        <w:tblpPr w:leftFromText="180" w:rightFromText="180" w:vertAnchor="text" w:horzAnchor="page" w:tblpXSpec="center" w:tblpY="90"/>
        <w:tblOverlap w:val="never"/>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23"/>
        <w:gridCol w:w="2736"/>
      </w:tblGrid>
      <w:tr w14:paraId="62CEE0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23" w:type="dxa"/>
            <w:tcBorders>
              <w:top w:val="single" w:color="auto" w:sz="12" w:space="0"/>
              <w:bottom w:val="single" w:color="auto" w:sz="4" w:space="0"/>
            </w:tcBorders>
          </w:tcPr>
          <w:p w14:paraId="3F97A2E8">
            <w:pPr>
              <w:pStyle w:val="3"/>
              <w:keepNext w:val="0"/>
              <w:keepLines w:val="0"/>
              <w:widowControl/>
              <w:numPr>
                <w:ilvl w:val="0"/>
                <w:numId w:val="0"/>
              </w:numPr>
              <w:suppressLineNumbers w:val="0"/>
              <w:tabs>
                <w:tab w:val="clear" w:pos="916"/>
                <w:tab w:val="clear" w:pos="2748"/>
                <w:tab w:val="clear" w:pos="4580"/>
                <w:tab w:val="clear" w:pos="6412"/>
                <w:tab w:val="clear" w:pos="8244"/>
                <w:tab w:val="clear" w:pos="10076"/>
                <w:tab w:val="clear" w:pos="11908"/>
                <w:tab w:val="clear" w:pos="13740"/>
              </w:tabs>
              <w:wordWrap w:val="0"/>
              <w:spacing w:before="0" w:beforeAutospacing="0" w:after="0" w:afterAutospacing="0" w:line="360" w:lineRule="auto"/>
              <w:ind w:right="0"/>
              <w:jc w:val="center"/>
              <w:rPr>
                <w:rFonts w:hint="default" w:ascii="Times New Roman" w:hAnsi="Times New Roman" w:cs="Times New Roman"/>
                <w:b/>
                <w:bCs/>
                <w:i w:val="0"/>
                <w:sz w:val="18"/>
                <w:szCs w:val="18"/>
                <w:vertAlign w:val="baseline"/>
                <w:lang w:val="en-US" w:eastAsia="zh-CN"/>
              </w:rPr>
            </w:pPr>
            <w:r>
              <w:rPr>
                <w:rFonts w:hint="default" w:ascii="Times New Roman" w:hAnsi="Times New Roman" w:cs="Times New Roman"/>
                <w:b/>
                <w:bCs/>
                <w:i w:val="0"/>
                <w:sz w:val="18"/>
                <w:szCs w:val="18"/>
                <w:vertAlign w:val="baseline"/>
                <w:lang w:val="en-US" w:eastAsia="zh-CN"/>
              </w:rPr>
              <w:t>Metric</w:t>
            </w:r>
          </w:p>
        </w:tc>
        <w:tc>
          <w:tcPr>
            <w:tcW w:w="2736" w:type="dxa"/>
            <w:tcBorders>
              <w:top w:val="single" w:color="auto" w:sz="12" w:space="0"/>
              <w:bottom w:val="single" w:color="auto" w:sz="4" w:space="0"/>
            </w:tcBorders>
          </w:tcPr>
          <w:p w14:paraId="78BD79DC">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bCs/>
                <w:i w:val="0"/>
                <w:sz w:val="18"/>
                <w:szCs w:val="18"/>
                <w:vertAlign w:val="baseline"/>
                <w:lang w:val="en-US" w:eastAsia="zh-CN"/>
              </w:rPr>
            </w:pPr>
            <w:r>
              <w:rPr>
                <w:rFonts w:hint="default" w:ascii="Times New Roman" w:hAnsi="Times New Roman" w:cs="Times New Roman"/>
                <w:b/>
                <w:bCs/>
                <w:i w:val="0"/>
                <w:sz w:val="18"/>
                <w:szCs w:val="18"/>
                <w:vertAlign w:val="baseline"/>
                <w:lang w:val="en-US" w:eastAsia="zh-CN"/>
              </w:rPr>
              <w:t>Value</w:t>
            </w:r>
          </w:p>
        </w:tc>
      </w:tr>
      <w:tr w14:paraId="384BF1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single" w:color="auto" w:sz="4" w:space="0"/>
              <w:bottom w:val="nil"/>
            </w:tcBorders>
          </w:tcPr>
          <w:p w14:paraId="04A8EFCE">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Single-split accuracy (ensemble)</w:t>
            </w:r>
          </w:p>
        </w:tc>
        <w:tc>
          <w:tcPr>
            <w:tcW w:w="2736" w:type="dxa"/>
            <w:tcBorders>
              <w:top w:val="single" w:color="auto" w:sz="4" w:space="0"/>
              <w:bottom w:val="nil"/>
            </w:tcBorders>
          </w:tcPr>
          <w:p w14:paraId="3A61E194">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84.69%</w:t>
            </w:r>
          </w:p>
        </w:tc>
      </w:tr>
      <w:tr w14:paraId="30FBB7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nil"/>
              <w:bottom w:val="nil"/>
            </w:tcBorders>
          </w:tcPr>
          <w:p w14:paraId="631B1CC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Single-split accuracy (MLP only)</w:t>
            </w:r>
          </w:p>
        </w:tc>
        <w:tc>
          <w:tcPr>
            <w:tcW w:w="2736" w:type="dxa"/>
            <w:tcBorders>
              <w:top w:val="nil"/>
              <w:bottom w:val="nil"/>
            </w:tcBorders>
          </w:tcPr>
          <w:p w14:paraId="23FDD1A5">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85.42%</w:t>
            </w:r>
          </w:p>
        </w:tc>
      </w:tr>
      <w:tr w14:paraId="09F0B9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nil"/>
              <w:bottom w:val="nil"/>
            </w:tcBorders>
          </w:tcPr>
          <w:p w14:paraId="4032E9AA">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5-fold CV accuracy</w:t>
            </w:r>
          </w:p>
        </w:tc>
        <w:tc>
          <w:tcPr>
            <w:tcW w:w="2736" w:type="dxa"/>
            <w:tcBorders>
              <w:top w:val="nil"/>
              <w:bottom w:val="nil"/>
            </w:tcBorders>
          </w:tcPr>
          <w:p w14:paraId="674EC499">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82.21% ± 2.18%</w:t>
            </w:r>
          </w:p>
        </w:tc>
      </w:tr>
      <w:tr w14:paraId="36A1F6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nil"/>
              <w:bottom w:val="nil"/>
            </w:tcBorders>
          </w:tcPr>
          <w:p w14:paraId="125C2929">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Macro F1</w:t>
            </w:r>
          </w:p>
        </w:tc>
        <w:tc>
          <w:tcPr>
            <w:tcW w:w="2736" w:type="dxa"/>
            <w:tcBorders>
              <w:top w:val="nil"/>
              <w:bottom w:val="nil"/>
            </w:tcBorders>
          </w:tcPr>
          <w:p w14:paraId="5E3FD80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82.23%</w:t>
            </w:r>
          </w:p>
        </w:tc>
      </w:tr>
      <w:tr w14:paraId="62F2FA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nil"/>
              <w:bottom w:val="nil"/>
            </w:tcBorders>
          </w:tcPr>
          <w:p w14:paraId="0CC87ACA">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Cross-subset mean accuracy (D1–D4)</w:t>
            </w:r>
          </w:p>
        </w:tc>
        <w:tc>
          <w:tcPr>
            <w:tcW w:w="2736" w:type="dxa"/>
            <w:tcBorders>
              <w:top w:val="nil"/>
              <w:bottom w:val="nil"/>
            </w:tcBorders>
          </w:tcPr>
          <w:p w14:paraId="70C0E5B1">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87.58%</w:t>
            </w:r>
          </w:p>
        </w:tc>
      </w:tr>
      <w:tr w14:paraId="51323D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23" w:type="dxa"/>
            <w:tcBorders>
              <w:top w:val="nil"/>
              <w:bottom w:val="single" w:color="auto" w:sz="12" w:space="0"/>
            </w:tcBorders>
          </w:tcPr>
          <w:p w14:paraId="42E2D6AA">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Macro AUC</w:t>
            </w:r>
          </w:p>
        </w:tc>
        <w:tc>
          <w:tcPr>
            <w:tcW w:w="2736" w:type="dxa"/>
            <w:tcBorders>
              <w:top w:val="nil"/>
              <w:bottom w:val="single" w:color="auto" w:sz="12" w:space="0"/>
            </w:tcBorders>
          </w:tcPr>
          <w:p w14:paraId="7277F6D1">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val="0"/>
                <w:bCs w:val="0"/>
                <w:i w:val="0"/>
                <w:sz w:val="18"/>
                <w:szCs w:val="18"/>
                <w:vertAlign w:val="baseline"/>
                <w:lang w:val="en-US" w:eastAsia="zh-CN"/>
              </w:rPr>
            </w:pPr>
            <w:r>
              <w:rPr>
                <w:rFonts w:hint="default" w:ascii="Times New Roman" w:hAnsi="Times New Roman" w:cs="Times New Roman"/>
                <w:b w:val="0"/>
                <w:bCs w:val="0"/>
                <w:i w:val="0"/>
                <w:sz w:val="18"/>
                <w:szCs w:val="18"/>
                <w:vertAlign w:val="baseline"/>
                <w:lang w:val="en-US" w:eastAsia="zh-CN"/>
              </w:rPr>
              <w:t>0.9594</w:t>
            </w:r>
          </w:p>
        </w:tc>
      </w:tr>
    </w:tbl>
    <w:p w14:paraId="2565AFE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Cambria Math" w:eastAsia="宋体" w:cs="Times New Roman"/>
          <w:b/>
          <w:bCs/>
          <w:i w:val="0"/>
          <w:kern w:val="0"/>
          <w:sz w:val="24"/>
          <w:szCs w:val="24"/>
          <w:lang w:val="en-US" w:eastAsia="zh-CN" w:bidi="ar"/>
        </w:rPr>
      </w:pPr>
    </w:p>
    <w:p w14:paraId="0D87212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Cambria Math" w:eastAsia="宋体" w:cs="Times New Roman"/>
          <w:b/>
          <w:bCs/>
          <w:i w:val="0"/>
          <w:kern w:val="0"/>
          <w:sz w:val="24"/>
          <w:szCs w:val="24"/>
          <w:lang w:val="en-US" w:eastAsia="zh-CN" w:bidi="ar"/>
        </w:rPr>
      </w:pPr>
    </w:p>
    <w:p w14:paraId="380178C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Cambria Math" w:eastAsia="宋体" w:cs="Times New Roman"/>
          <w:b/>
          <w:bCs/>
          <w:i w:val="0"/>
          <w:kern w:val="0"/>
          <w:sz w:val="24"/>
          <w:szCs w:val="24"/>
          <w:lang w:val="en-US" w:eastAsia="zh-CN" w:bidi="ar"/>
        </w:rPr>
      </w:pPr>
    </w:p>
    <w:p w14:paraId="2E219C0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Cambria Math" w:eastAsia="宋体" w:cs="Times New Roman"/>
          <w:b/>
          <w:bCs/>
          <w:i w:val="0"/>
          <w:kern w:val="0"/>
          <w:sz w:val="24"/>
          <w:szCs w:val="24"/>
          <w:lang w:val="en-US" w:eastAsia="zh-CN" w:bidi="ar"/>
        </w:rPr>
      </w:pPr>
    </w:p>
    <w:p w14:paraId="4018AE0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Cambria Math" w:eastAsia="宋体" w:cs="Times New Roman"/>
          <w:b/>
          <w:bCs/>
          <w:i w:val="0"/>
          <w:kern w:val="0"/>
          <w:sz w:val="24"/>
          <w:szCs w:val="24"/>
          <w:lang w:val="en-US" w:eastAsia="zh-CN" w:bidi="ar"/>
        </w:rPr>
      </w:pPr>
    </w:p>
    <w:p w14:paraId="2F4555F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hAnsi="Times New Roman" w:cs="Times New Roman"/>
          <w:b w:val="0"/>
          <w:bCs w:val="0"/>
          <w:i w:val="0"/>
          <w:sz w:val="24"/>
          <w:szCs w:val="24"/>
          <w:lang w:val="en-US" w:eastAsia="zh-CN"/>
        </w:rPr>
      </w:pPr>
    </w:p>
    <w:p w14:paraId="610C90C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i w:val="0"/>
          <w:caps w:val="0"/>
          <w:color w:val="auto"/>
          <w:spacing w:val="0"/>
          <w:sz w:val="24"/>
          <w:szCs w:val="24"/>
        </w:rPr>
      </w:pPr>
    </w:p>
    <w:p w14:paraId="45AE977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i w:val="0"/>
          <w:caps w:val="0"/>
          <w:color w:val="auto"/>
          <w:spacing w:val="0"/>
          <w:sz w:val="24"/>
          <w:szCs w:val="24"/>
        </w:rPr>
      </w:pPr>
    </w:p>
    <w:p w14:paraId="25D85BD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i w:val="0"/>
          <w:caps w:val="0"/>
          <w:color w:val="auto"/>
          <w:spacing w:val="0"/>
          <w:sz w:val="28"/>
          <w:szCs w:val="28"/>
        </w:rPr>
      </w:pPr>
      <w:r>
        <w:rPr>
          <w:rFonts w:hint="default" w:ascii="Times New Roman" w:hAnsi="Times New Roman" w:eastAsia="Consolas" w:cs="Times New Roman"/>
          <w:b w:val="0"/>
          <w:bCs w:val="0"/>
          <w:i w:val="0"/>
          <w:caps w:val="0"/>
          <w:color w:val="auto"/>
          <w:spacing w:val="0"/>
          <w:sz w:val="24"/>
          <w:szCs w:val="24"/>
        </w:rPr>
        <w:t>Figure 13(a) shows the t-SNE projection of the acoustic features. The three process regimes form partially overlapping clusters, with conduction and keyhole showing the most overlap, which is consistent with the confusion matrix analysis. The LoF class forms a distinct cluster due to its unique acoustic signature.</w:t>
      </w:r>
    </w:p>
    <w:p w14:paraId="340842A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bCs/>
          <w:i w:val="0"/>
          <w:caps w:val="0"/>
          <w:color w:val="auto"/>
          <w:spacing w:val="0"/>
          <w:sz w:val="28"/>
          <w:szCs w:val="28"/>
        </w:rPr>
      </w:pPr>
      <w:r>
        <w:rPr>
          <w:rFonts w:hint="default" w:ascii="Times New Roman" w:hAnsi="Times New Roman" w:eastAsia="Consolas" w:cs="Times New Roman"/>
          <w:b/>
          <w:bCs/>
          <w:i w:val="0"/>
          <w:caps w:val="0"/>
          <w:color w:val="auto"/>
          <w:spacing w:val="0"/>
          <w:sz w:val="28"/>
          <w:szCs w:val="28"/>
        </w:rPr>
        <w:t>7.3 Laser Ultrasound Module Validation on Cranfield Dataset</w:t>
      </w:r>
    </w:p>
    <w:p w14:paraId="0B217D8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rPr>
      </w:pPr>
      <w:r>
        <w:rPr>
          <w:rFonts w:hint="default" w:ascii="Times New Roman" w:hAnsi="Times New Roman" w:eastAsia="Consolas" w:cs="Times New Roman"/>
          <w:b/>
          <w:bCs/>
          <w:i w:val="0"/>
          <w:caps w:val="0"/>
          <w:color w:val="auto"/>
          <w:spacing w:val="0"/>
          <w:sz w:val="24"/>
          <w:szCs w:val="24"/>
        </w:rPr>
        <w:t>Single-split results.</w:t>
      </w:r>
      <w:r>
        <w:rPr>
          <w:rFonts w:hint="default" w:ascii="Times New Roman" w:hAnsi="Times New Roman" w:eastAsia="Consolas" w:cs="Times New Roman"/>
          <w:b w:val="0"/>
          <w:bCs w:val="0"/>
          <w:i w:val="0"/>
          <w:caps w:val="0"/>
          <w:color w:val="auto"/>
          <w:spacing w:val="0"/>
          <w:sz w:val="24"/>
          <w:szCs w:val="24"/>
        </w:rPr>
        <w:t xml:space="preserve"> The Cranfield LIPA dataset was collected on a wire arc additive manufactured (WAAM) Ti-6Al-4V component using laser induced phased array (LIPA) technology. It contains full matrix capture (FMC) data from a 68-element array with 0.2 mm element pitch, 5 MHz center frequency, and 1000 sampling points per A-scan. A total of 4,624 signals were used. Since the public dataset does not provide physical defect labels, a pseudo-labeling strategy based on signal energy (above 70th percentile → class 1, otherwise class 0) was adopted for algorithm flow verification. A weighted KNN (k = 9) and a deep MLP (14–64–32–2) were trained on 80% of the data and tested on the remaining 20%. The ensemble achieved 94.32% accuracy, with KNN alone at 95.24% and MLP alone at 93.41%.</w:t>
      </w:r>
    </w:p>
    <w:p w14:paraId="277CB43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b w:val="0"/>
          <w:bCs w:val="0"/>
          <w:i w:val="0"/>
          <w:caps w:val="0"/>
          <w:color w:val="auto"/>
          <w:spacing w:val="0"/>
          <w:sz w:val="24"/>
          <w:szCs w:val="24"/>
        </w:rPr>
      </w:pPr>
    </w:p>
    <w:p w14:paraId="1FE6629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5-fold cross-validation</w:t>
      </w:r>
      <w:r>
        <w:rPr>
          <w:rFonts w:hint="default" w:ascii="Times New Roman" w:hAnsi="Times New Roman" w:eastAsia="Consolas" w:cs="Times New Roman"/>
          <w:i w:val="0"/>
          <w:caps w:val="0"/>
          <w:color w:val="auto"/>
          <w:spacing w:val="0"/>
          <w:sz w:val="24"/>
          <w:szCs w:val="24"/>
          <w:lang w:val="en-US" w:eastAsia="zh-CN"/>
        </w:rPr>
        <w:t>. The mean accuracy was 93.83% ± 0.72%. The normal class achieved a precision of 96.37% and recall of 93.00%, while the defect class achieved 90.51% and 95.02%, respectively.</w:t>
      </w:r>
    </w:p>
    <w:p w14:paraId="3B5F632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i w:val="0"/>
          <w:caps w:val="0"/>
          <w:color w:val="auto"/>
          <w:spacing w:val="0"/>
          <w:sz w:val="24"/>
          <w:szCs w:val="24"/>
          <w:lang w:val="en-US" w:eastAsia="zh-CN"/>
        </w:rPr>
      </w:pPr>
    </w:p>
    <w:p w14:paraId="75B0F8B2">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both"/>
        <w:rPr>
          <w:rFonts w:hint="default" w:ascii="Times New Roman" w:hAnsi="Times New Roman" w:eastAsia="Consolas" w:cs="Times New Roman"/>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ROC/AUC</w:t>
      </w:r>
      <w:r>
        <w:rPr>
          <w:rFonts w:hint="default" w:ascii="Times New Roman" w:hAnsi="Times New Roman" w:eastAsia="Consolas" w:cs="Times New Roman"/>
          <w:i w:val="0"/>
          <w:caps w:val="0"/>
          <w:color w:val="auto"/>
          <w:spacing w:val="0"/>
          <w:sz w:val="24"/>
          <w:szCs w:val="24"/>
          <w:lang w:val="en-US" w:eastAsia="zh-CN"/>
        </w:rPr>
        <w:t>. The binary classifier achieved an AUC of 0.9728.</w:t>
      </w:r>
    </w:p>
    <w:p w14:paraId="663FED5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firstLine="0"/>
        <w:jc w:val="center"/>
        <w:rPr>
          <w:rFonts w:hint="default" w:hAnsi="Consolas" w:eastAsia="Consolas" w:cs="Consolas"/>
          <w:i w:val="0"/>
          <w:caps w:val="0"/>
          <w:color w:val="F4ADF4"/>
          <w:spacing w:val="0"/>
          <w:sz w:val="19"/>
          <w:szCs w:val="19"/>
          <w:lang w:val="en-US" w:eastAsia="zh-CN"/>
        </w:rPr>
      </w:pPr>
      <w:r>
        <w:rPr>
          <w:rFonts w:hint="default" w:ascii="Times New Roman" w:hAnsi="Times New Roman" w:eastAsia="Consolas" w:cs="Times New Roman"/>
          <w:b/>
          <w:bCs/>
          <w:i w:val="0"/>
          <w:caps w:val="0"/>
          <w:color w:val="auto"/>
          <w:spacing w:val="0"/>
          <w:sz w:val="24"/>
          <w:szCs w:val="24"/>
          <w:lang w:val="en-US" w:eastAsia="zh-CN"/>
        </w:rPr>
        <w:t xml:space="preserve">Table </w:t>
      </w:r>
      <w:r>
        <w:rPr>
          <w:rFonts w:hint="eastAsia" w:ascii="Times New Roman" w:hAnsi="Times New Roman" w:eastAsia="Consolas" w:cs="Times New Roman"/>
          <w:b/>
          <w:bCs/>
          <w:i w:val="0"/>
          <w:caps w:val="0"/>
          <w:color w:val="auto"/>
          <w:spacing w:val="0"/>
          <w:sz w:val="24"/>
          <w:szCs w:val="24"/>
          <w:lang w:val="en-US" w:eastAsia="zh-CN"/>
        </w:rPr>
        <w:t>IV</w:t>
      </w:r>
      <w:r>
        <w:rPr>
          <w:rFonts w:hint="default" w:ascii="Times New Roman" w:hAnsi="Times New Roman" w:eastAsia="Consolas" w:cs="Times New Roman"/>
          <w:b/>
          <w:bCs/>
          <w:i w:val="0"/>
          <w:caps w:val="0"/>
          <w:color w:val="auto"/>
          <w:spacing w:val="0"/>
          <w:sz w:val="24"/>
          <w:szCs w:val="24"/>
          <w:lang w:val="en-US" w:eastAsia="zh-CN"/>
        </w:rPr>
        <w:t>. Laser ultrasound module validation on Cranfield dataset.</w:t>
      </w:r>
    </w:p>
    <w:tbl>
      <w:tblPr>
        <w:tblStyle w:val="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0FB4BD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4261" w:type="dxa"/>
            <w:tcBorders>
              <w:bottom w:val="single" w:color="auto" w:sz="4" w:space="0"/>
            </w:tcBorders>
          </w:tcPr>
          <w:p w14:paraId="08A9CBB0">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bCs/>
                <w:i w:val="0"/>
                <w:sz w:val="18"/>
                <w:szCs w:val="18"/>
                <w:vertAlign w:val="baseline"/>
                <w:lang w:val="en-US" w:eastAsia="zh-CN"/>
              </w:rPr>
            </w:pPr>
            <w:r>
              <w:rPr>
                <w:rFonts w:hint="eastAsia" w:ascii="Times New Roman" w:hAnsi="Times New Roman" w:cs="Times New Roman"/>
                <w:b/>
                <w:bCs/>
                <w:i w:val="0"/>
                <w:sz w:val="18"/>
                <w:szCs w:val="18"/>
                <w:vertAlign w:val="baseline"/>
                <w:lang w:val="en-US" w:eastAsia="zh-CN"/>
              </w:rPr>
              <w:t>Metric</w:t>
            </w:r>
          </w:p>
        </w:tc>
        <w:tc>
          <w:tcPr>
            <w:tcW w:w="4261" w:type="dxa"/>
            <w:tcBorders>
              <w:bottom w:val="single" w:color="auto" w:sz="4" w:space="0"/>
            </w:tcBorders>
          </w:tcPr>
          <w:p w14:paraId="43D02488">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b/>
                <w:bCs/>
                <w:i w:val="0"/>
                <w:sz w:val="18"/>
                <w:szCs w:val="18"/>
                <w:vertAlign w:val="baseline"/>
                <w:lang w:val="en-US" w:eastAsia="zh-CN"/>
              </w:rPr>
            </w:pPr>
            <w:r>
              <w:rPr>
                <w:rFonts w:hint="eastAsia" w:ascii="Times New Roman" w:hAnsi="Times New Roman" w:cs="Times New Roman"/>
                <w:b/>
                <w:bCs/>
                <w:i w:val="0"/>
                <w:sz w:val="18"/>
                <w:szCs w:val="18"/>
                <w:vertAlign w:val="baseline"/>
                <w:lang w:val="en-US" w:eastAsia="zh-CN"/>
              </w:rPr>
              <w:t>Value</w:t>
            </w:r>
          </w:p>
        </w:tc>
      </w:tr>
      <w:tr w14:paraId="4B9F87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4" w:space="0"/>
              <w:tl2br w:val="nil"/>
              <w:tr2bl w:val="nil"/>
            </w:tcBorders>
          </w:tcPr>
          <w:p w14:paraId="2658EAC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Single-split accuracy (ensemble)</w:t>
            </w:r>
          </w:p>
        </w:tc>
        <w:tc>
          <w:tcPr>
            <w:tcW w:w="4261" w:type="dxa"/>
            <w:tcBorders>
              <w:top w:val="single" w:color="auto" w:sz="4" w:space="0"/>
              <w:tl2br w:val="nil"/>
              <w:tr2bl w:val="nil"/>
            </w:tcBorders>
          </w:tcPr>
          <w:p w14:paraId="1A3885B9">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94.32%</w:t>
            </w:r>
          </w:p>
        </w:tc>
      </w:tr>
      <w:tr w14:paraId="357E5A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19FAC8D4">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Single-split accuracy (KNN only)</w:t>
            </w:r>
          </w:p>
        </w:tc>
        <w:tc>
          <w:tcPr>
            <w:tcW w:w="4261" w:type="dxa"/>
            <w:tcBorders>
              <w:tl2br w:val="nil"/>
              <w:tr2bl w:val="nil"/>
            </w:tcBorders>
          </w:tcPr>
          <w:p w14:paraId="026E19C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95.24%</w:t>
            </w:r>
          </w:p>
        </w:tc>
      </w:tr>
      <w:tr w14:paraId="5DBD16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tcPr>
          <w:p w14:paraId="5EADA55E">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5-fold CV accuracy</w:t>
            </w:r>
          </w:p>
        </w:tc>
        <w:tc>
          <w:tcPr>
            <w:tcW w:w="4261" w:type="dxa"/>
            <w:tcBorders>
              <w:tl2br w:val="nil"/>
              <w:tr2bl w:val="nil"/>
            </w:tcBorders>
          </w:tcPr>
          <w:p w14:paraId="0B1A6ED4">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93.83% ± 0.72%</w:t>
            </w:r>
          </w:p>
        </w:tc>
      </w:tr>
      <w:tr w14:paraId="7FC2A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261" w:type="dxa"/>
            <w:tcBorders>
              <w:tl2br w:val="nil"/>
              <w:tr2bl w:val="nil"/>
            </w:tcBorders>
          </w:tcPr>
          <w:p w14:paraId="68FA79D8">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default" w:ascii="Times New Roman" w:hAnsi="Times New Roman" w:cs="Times New Roman"/>
                <w:i w:val="0"/>
                <w:sz w:val="18"/>
                <w:szCs w:val="18"/>
                <w:vertAlign w:val="baseline"/>
                <w:lang w:val="en-US" w:eastAsia="zh-CN"/>
              </w:rPr>
              <w:t>AUC (binary)</w:t>
            </w:r>
          </w:p>
        </w:tc>
        <w:tc>
          <w:tcPr>
            <w:tcW w:w="4261" w:type="dxa"/>
            <w:tcBorders>
              <w:tl2br w:val="nil"/>
              <w:tr2bl w:val="nil"/>
            </w:tcBorders>
          </w:tcPr>
          <w:p w14:paraId="3618CFEF">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cs="Times New Roman"/>
                <w:i w:val="0"/>
                <w:sz w:val="18"/>
                <w:szCs w:val="18"/>
                <w:vertAlign w:val="baseline"/>
                <w:lang w:val="en-US" w:eastAsia="zh-CN"/>
              </w:rPr>
            </w:pPr>
            <w:r>
              <w:rPr>
                <w:rFonts w:hint="eastAsia" w:ascii="Times New Roman" w:hAnsi="Times New Roman" w:cs="Times New Roman"/>
                <w:i w:val="0"/>
                <w:sz w:val="18"/>
                <w:szCs w:val="18"/>
                <w:vertAlign w:val="baseline"/>
                <w:lang w:val="en-US" w:eastAsia="zh-CN"/>
              </w:rPr>
              <w:t>0.9728</w:t>
            </w:r>
          </w:p>
        </w:tc>
      </w:tr>
    </w:tbl>
    <w:p w14:paraId="2B6FE48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ascii="Times New Roman" w:hAnsi="Times New Roman" w:cs="Times New Roman"/>
          <w:i w:val="0"/>
          <w:sz w:val="24"/>
          <w:lang w:val="en-US" w:eastAsia="zh-CN"/>
        </w:rPr>
      </w:pPr>
      <w:r>
        <w:rPr>
          <w:rFonts w:hint="default" w:ascii="Times New Roman" w:hAnsi="Times New Roman" w:cs="Times New Roman"/>
          <w:i w:val="0"/>
          <w:sz w:val="24"/>
          <w:lang w:val="en-US" w:eastAsia="zh-CN"/>
        </w:rPr>
        <w:t>Figure 13(b) shows the t-SNE projection of the laser ultrasound features. The normal and defect classes form two well-separated clusters, confirming the discriminative power of the 14-dimensional feature set and the effectiveness of the</w:t>
      </w:r>
      <w:bookmarkStart w:id="0" w:name="_GoBack"/>
      <w:bookmarkEnd w:id="0"/>
      <w:r>
        <w:rPr>
          <w:rFonts w:hint="default" w:ascii="Times New Roman" w:hAnsi="Times New Roman" w:cs="Times New Roman"/>
          <w:i w:val="0"/>
          <w:sz w:val="24"/>
          <w:lang w:val="en-US" w:eastAsia="zh-CN"/>
        </w:rPr>
        <w:t xml:space="preserve"> FFT band energies.</w:t>
      </w:r>
    </w:p>
    <w:p w14:paraId="327BE126">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jc w:val="left"/>
        <w:rPr>
          <w:rFonts w:hint="default" w:hAnsi="Cambria Math" w:cs="Times New Roman"/>
          <w:b w:val="0"/>
          <w:bCs w:val="0"/>
          <w:i w:val="0"/>
          <w:kern w:val="0"/>
          <w:sz w:val="24"/>
          <w:szCs w:val="24"/>
          <w:lang w:val="en-US" w:eastAsia="zh-CN" w:bidi="ar"/>
        </w:rPr>
      </w:pPr>
      <w:r>
        <w:rPr>
          <w:rFonts w:hint="default" w:ascii="Times New Roman" w:hAnsi="Times New Roman" w:cs="Times New Roman"/>
          <w:b/>
          <w:bCs/>
          <w:i w:val="0"/>
          <w:kern w:val="0"/>
          <w:sz w:val="28"/>
          <w:szCs w:val="28"/>
          <w:lang w:val="en-US" w:eastAsia="zh-CN" w:bidi="ar"/>
        </w:rPr>
        <w:t>7.4 Point Cloud Module Validation (Simulation)</w:t>
      </w:r>
    </w:p>
    <w:p w14:paraId="37B3970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val="0"/>
          <w:bCs w:val="0"/>
          <w:i w:val="0"/>
          <w:caps w:val="0"/>
          <w:color w:val="auto"/>
          <w:spacing w:val="0"/>
          <w:sz w:val="24"/>
          <w:szCs w:val="24"/>
          <w:lang w:val="en-US" w:eastAsia="zh-CN"/>
        </w:rPr>
        <w:t>The point cloud processing pipeline was validated on synthetic data simulating a 100 × 100 mm LPBF build plate. The dataset consisted of 40,000 base points with 0.5 mm spatial resolution, onto which defects were superimposed: a Gaussian warp centered at (50, 50) mm with a maximum height of 0.5 mm, and 20 random balling defects with radii 2–5 mm and heights 0.2–0.5 mm. Gaussian noise (σ = 0.02 mm) and 2,000 spatter outliers (5%) were added. The processing pipeline included statistical outlier removal (SOR), sliding-window peak detection (2 mm window), and distance-based clustering (5 mm). The defect threshold was set to 0.3 mm. The warping defect was fully detected (100%) with a maximum reconstructed height of 0.787 mm. For balling defects, 50% were detected; the missed defects had heights between 0.23 and 0.31 mm, close to the threshold.</w:t>
      </w:r>
    </w:p>
    <w:p w14:paraId="07097701">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Consolas" w:cs="Times New Roman"/>
          <w:b/>
          <w:bCs/>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 xml:space="preserve">Table </w:t>
      </w:r>
      <w:r>
        <w:rPr>
          <w:rFonts w:hint="eastAsia" w:ascii="Times New Roman" w:hAnsi="Times New Roman" w:eastAsia="Consolas" w:cs="Times New Roman"/>
          <w:b/>
          <w:bCs/>
          <w:i w:val="0"/>
          <w:caps w:val="0"/>
          <w:color w:val="auto"/>
          <w:spacing w:val="0"/>
          <w:sz w:val="24"/>
          <w:szCs w:val="24"/>
          <w:lang w:val="en-US" w:eastAsia="zh-CN"/>
        </w:rPr>
        <w:t>V</w:t>
      </w:r>
      <w:r>
        <w:rPr>
          <w:rFonts w:hint="default" w:ascii="Times New Roman" w:hAnsi="Times New Roman" w:eastAsia="Consolas" w:cs="Times New Roman"/>
          <w:b/>
          <w:bCs/>
          <w:i w:val="0"/>
          <w:caps w:val="0"/>
          <w:color w:val="auto"/>
          <w:spacing w:val="0"/>
          <w:sz w:val="24"/>
          <w:szCs w:val="24"/>
          <w:lang w:val="en-US" w:eastAsia="zh-CN"/>
        </w:rPr>
        <w:t>. Point cloud defect detection performance.</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867"/>
      </w:tblGrid>
      <w:tr w14:paraId="57ADBF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12" w:space="0"/>
              <w:bottom w:val="single" w:color="auto" w:sz="4" w:space="0"/>
            </w:tcBorders>
          </w:tcPr>
          <w:p w14:paraId="15174B9C">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eastAsia" w:ascii="Times New Roman" w:hAnsi="Times New Roman" w:eastAsia="Consolas" w:cs="Times New Roman"/>
                <w:b/>
                <w:bCs/>
                <w:i w:val="0"/>
                <w:color w:val="auto"/>
                <w:spacing w:val="0"/>
                <w:sz w:val="18"/>
                <w:szCs w:val="18"/>
                <w:vertAlign w:val="baseline"/>
                <w:lang w:val="en-US" w:eastAsia="zh-CN"/>
              </w:rPr>
              <w:t>D</w:t>
            </w:r>
            <w:r>
              <w:rPr>
                <w:rFonts w:hint="eastAsia" w:ascii="Times New Roman" w:hAnsi="Times New Roman" w:eastAsia="Consolas" w:cs="Times New Roman"/>
                <w:b/>
                <w:bCs/>
                <w:i w:val="0"/>
                <w:caps w:val="0"/>
                <w:color w:val="auto"/>
                <w:spacing w:val="0"/>
                <w:sz w:val="18"/>
                <w:szCs w:val="18"/>
                <w:vertAlign w:val="baseline"/>
                <w:lang w:val="en-US" w:eastAsia="zh-CN"/>
              </w:rPr>
              <w:t>efect Type</w:t>
            </w:r>
          </w:p>
        </w:tc>
        <w:tc>
          <w:tcPr>
            <w:tcW w:w="1704" w:type="dxa"/>
            <w:tcBorders>
              <w:top w:val="single" w:color="auto" w:sz="12" w:space="0"/>
              <w:bottom w:val="single" w:color="auto" w:sz="4" w:space="0"/>
            </w:tcBorders>
          </w:tcPr>
          <w:p w14:paraId="751DE03E">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eastAsia" w:ascii="Times New Roman" w:hAnsi="Times New Roman" w:eastAsia="Consolas" w:cs="Times New Roman"/>
                <w:b/>
                <w:bCs/>
                <w:i w:val="0"/>
                <w:color w:val="auto"/>
                <w:spacing w:val="0"/>
                <w:sz w:val="18"/>
                <w:szCs w:val="18"/>
                <w:vertAlign w:val="baseline"/>
                <w:lang w:val="en-US" w:eastAsia="zh-CN"/>
              </w:rPr>
              <w:t>C</w:t>
            </w:r>
            <w:r>
              <w:rPr>
                <w:rFonts w:hint="eastAsia" w:ascii="Times New Roman" w:hAnsi="Times New Roman" w:eastAsia="Consolas" w:cs="Times New Roman"/>
                <w:b/>
                <w:bCs/>
                <w:i w:val="0"/>
                <w:caps w:val="0"/>
                <w:color w:val="auto"/>
                <w:spacing w:val="0"/>
                <w:sz w:val="18"/>
                <w:szCs w:val="18"/>
                <w:vertAlign w:val="baseline"/>
                <w:lang w:val="en-US" w:eastAsia="zh-CN"/>
              </w:rPr>
              <w:t>ount</w:t>
            </w:r>
          </w:p>
        </w:tc>
        <w:tc>
          <w:tcPr>
            <w:tcW w:w="1704" w:type="dxa"/>
            <w:tcBorders>
              <w:top w:val="single" w:color="auto" w:sz="12" w:space="0"/>
              <w:bottom w:val="single" w:color="auto" w:sz="4" w:space="0"/>
            </w:tcBorders>
          </w:tcPr>
          <w:p w14:paraId="537CD91B">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eastAsia" w:ascii="Times New Roman" w:hAnsi="Times New Roman" w:eastAsia="Consolas" w:cs="Times New Roman"/>
                <w:b/>
                <w:bCs/>
                <w:i w:val="0"/>
                <w:color w:val="auto"/>
                <w:spacing w:val="0"/>
                <w:sz w:val="18"/>
                <w:szCs w:val="18"/>
                <w:vertAlign w:val="baseline"/>
                <w:lang w:val="en-US" w:eastAsia="zh-CN"/>
              </w:rPr>
              <w:t>D</w:t>
            </w:r>
            <w:r>
              <w:rPr>
                <w:rFonts w:hint="eastAsia" w:ascii="Times New Roman" w:hAnsi="Times New Roman" w:eastAsia="Consolas" w:cs="Times New Roman"/>
                <w:b/>
                <w:bCs/>
                <w:i w:val="0"/>
                <w:caps w:val="0"/>
                <w:color w:val="auto"/>
                <w:spacing w:val="0"/>
                <w:sz w:val="18"/>
                <w:szCs w:val="18"/>
                <w:vertAlign w:val="baseline"/>
                <w:lang w:val="en-US" w:eastAsia="zh-CN"/>
              </w:rPr>
              <w:t>etected</w:t>
            </w:r>
          </w:p>
        </w:tc>
        <w:tc>
          <w:tcPr>
            <w:tcW w:w="1867" w:type="dxa"/>
            <w:tcBorders>
              <w:top w:val="single" w:color="auto" w:sz="12" w:space="0"/>
              <w:bottom w:val="single" w:color="auto" w:sz="4" w:space="0"/>
            </w:tcBorders>
          </w:tcPr>
          <w:p w14:paraId="0BDE864E">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eastAsia" w:ascii="Times New Roman" w:hAnsi="Times New Roman" w:eastAsia="Consolas" w:cs="Times New Roman"/>
                <w:b/>
                <w:bCs/>
                <w:i w:val="0"/>
                <w:color w:val="auto"/>
                <w:spacing w:val="0"/>
                <w:sz w:val="18"/>
                <w:szCs w:val="18"/>
                <w:vertAlign w:val="baseline"/>
                <w:lang w:val="en-US" w:eastAsia="zh-CN"/>
              </w:rPr>
              <w:t>D</w:t>
            </w:r>
            <w:r>
              <w:rPr>
                <w:rFonts w:hint="eastAsia" w:ascii="Times New Roman" w:hAnsi="Times New Roman" w:eastAsia="Consolas" w:cs="Times New Roman"/>
                <w:b/>
                <w:bCs/>
                <w:i w:val="0"/>
                <w:caps w:val="0"/>
                <w:color w:val="auto"/>
                <w:spacing w:val="0"/>
                <w:sz w:val="18"/>
                <w:szCs w:val="18"/>
                <w:vertAlign w:val="baseline"/>
                <w:lang w:val="en-US" w:eastAsia="zh-CN"/>
              </w:rPr>
              <w:t>etection Rate</w:t>
            </w:r>
          </w:p>
        </w:tc>
      </w:tr>
      <w:tr w14:paraId="5DCAFF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4" w:space="0"/>
              <w:bottom w:val="nil"/>
            </w:tcBorders>
          </w:tcPr>
          <w:p w14:paraId="55DC10FE">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olor w:val="auto"/>
                <w:spacing w:val="0"/>
                <w:sz w:val="18"/>
                <w:szCs w:val="18"/>
                <w:vertAlign w:val="baseline"/>
                <w:lang w:val="en-US" w:eastAsia="zh-CN"/>
              </w:rPr>
              <w:t>W</w:t>
            </w:r>
            <w:r>
              <w:rPr>
                <w:rFonts w:hint="eastAsia" w:ascii="Times New Roman" w:hAnsi="Times New Roman" w:eastAsia="Consolas" w:cs="Times New Roman"/>
                <w:b w:val="0"/>
                <w:bCs w:val="0"/>
                <w:i w:val="0"/>
                <w:caps w:val="0"/>
                <w:color w:val="auto"/>
                <w:spacing w:val="0"/>
                <w:sz w:val="18"/>
                <w:szCs w:val="18"/>
                <w:vertAlign w:val="baseline"/>
                <w:lang w:val="en-US" w:eastAsia="zh-CN"/>
              </w:rPr>
              <w:t>arping</w:t>
            </w:r>
          </w:p>
        </w:tc>
        <w:tc>
          <w:tcPr>
            <w:tcW w:w="1704" w:type="dxa"/>
            <w:tcBorders>
              <w:top w:val="single" w:color="auto" w:sz="4" w:space="0"/>
              <w:bottom w:val="nil"/>
            </w:tcBorders>
          </w:tcPr>
          <w:p w14:paraId="1700CDAD">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1</w:t>
            </w:r>
          </w:p>
        </w:tc>
        <w:tc>
          <w:tcPr>
            <w:tcW w:w="1704" w:type="dxa"/>
            <w:tcBorders>
              <w:top w:val="single" w:color="auto" w:sz="4" w:space="0"/>
              <w:bottom w:val="nil"/>
            </w:tcBorders>
          </w:tcPr>
          <w:p w14:paraId="002C8BD8">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1</w:t>
            </w:r>
          </w:p>
        </w:tc>
        <w:tc>
          <w:tcPr>
            <w:tcW w:w="1867" w:type="dxa"/>
            <w:tcBorders>
              <w:top w:val="single" w:color="auto" w:sz="4" w:space="0"/>
              <w:bottom w:val="nil"/>
            </w:tcBorders>
          </w:tcPr>
          <w:p w14:paraId="647569B9">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100%</w:t>
            </w:r>
          </w:p>
        </w:tc>
      </w:tr>
      <w:tr w14:paraId="592B6C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nil"/>
              <w:bottom w:val="single" w:color="auto" w:sz="12" w:space="0"/>
            </w:tcBorders>
          </w:tcPr>
          <w:p w14:paraId="6FEC180C">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olor w:val="auto"/>
                <w:spacing w:val="0"/>
                <w:sz w:val="18"/>
                <w:szCs w:val="18"/>
                <w:vertAlign w:val="baseline"/>
                <w:lang w:val="en-US" w:eastAsia="zh-CN"/>
              </w:rPr>
              <w:t>B</w:t>
            </w:r>
            <w:r>
              <w:rPr>
                <w:rFonts w:hint="eastAsia" w:ascii="Times New Roman" w:hAnsi="Times New Roman" w:eastAsia="Consolas" w:cs="Times New Roman"/>
                <w:b w:val="0"/>
                <w:bCs w:val="0"/>
                <w:i w:val="0"/>
                <w:caps w:val="0"/>
                <w:color w:val="auto"/>
                <w:spacing w:val="0"/>
                <w:sz w:val="18"/>
                <w:szCs w:val="18"/>
                <w:vertAlign w:val="baseline"/>
                <w:lang w:val="en-US" w:eastAsia="zh-CN"/>
              </w:rPr>
              <w:t>alling</w:t>
            </w:r>
          </w:p>
        </w:tc>
        <w:tc>
          <w:tcPr>
            <w:tcW w:w="1704" w:type="dxa"/>
            <w:tcBorders>
              <w:top w:val="nil"/>
              <w:bottom w:val="single" w:color="auto" w:sz="12" w:space="0"/>
            </w:tcBorders>
          </w:tcPr>
          <w:p w14:paraId="67028CAB">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20</w:t>
            </w:r>
          </w:p>
        </w:tc>
        <w:tc>
          <w:tcPr>
            <w:tcW w:w="1704" w:type="dxa"/>
            <w:tcBorders>
              <w:top w:val="nil"/>
              <w:bottom w:val="single" w:color="auto" w:sz="12" w:space="0"/>
            </w:tcBorders>
          </w:tcPr>
          <w:p w14:paraId="38E8E940">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10</w:t>
            </w:r>
          </w:p>
        </w:tc>
        <w:tc>
          <w:tcPr>
            <w:tcW w:w="1867" w:type="dxa"/>
            <w:tcBorders>
              <w:top w:val="nil"/>
              <w:bottom w:val="single" w:color="auto" w:sz="12" w:space="0"/>
            </w:tcBorders>
          </w:tcPr>
          <w:p w14:paraId="5FE1E96F">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val="0"/>
                <w:bCs w:val="0"/>
                <w:i w:val="0"/>
                <w:caps w:val="0"/>
                <w:color w:val="auto"/>
                <w:spacing w:val="0"/>
                <w:sz w:val="18"/>
                <w:szCs w:val="18"/>
                <w:vertAlign w:val="baseline"/>
                <w:lang w:val="en-US" w:eastAsia="zh-CN"/>
              </w:rPr>
            </w:pPr>
            <w:r>
              <w:rPr>
                <w:rFonts w:hint="eastAsia" w:ascii="Times New Roman" w:hAnsi="Times New Roman" w:eastAsia="Consolas" w:cs="Times New Roman"/>
                <w:b w:val="0"/>
                <w:bCs w:val="0"/>
                <w:i w:val="0"/>
                <w:caps w:val="0"/>
                <w:color w:val="auto"/>
                <w:spacing w:val="0"/>
                <w:sz w:val="18"/>
                <w:szCs w:val="18"/>
                <w:vertAlign w:val="baseline"/>
                <w:lang w:val="en-US" w:eastAsia="zh-CN"/>
              </w:rPr>
              <w:t>50%</w:t>
            </w:r>
          </w:p>
        </w:tc>
      </w:tr>
    </w:tbl>
    <w:p w14:paraId="4B2A068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Consolas" w:cs="Times New Roman"/>
          <w:b w:val="0"/>
          <w:bCs w:val="0"/>
          <w:i w:val="0"/>
          <w:caps w:val="0"/>
          <w:color w:val="auto"/>
          <w:spacing w:val="0"/>
          <w:sz w:val="24"/>
          <w:szCs w:val="24"/>
          <w:lang w:val="en-US" w:eastAsia="zh-CN"/>
        </w:rPr>
      </w:pPr>
    </w:p>
    <w:p w14:paraId="7048548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bCs/>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8"/>
          <w:szCs w:val="28"/>
          <w:lang w:val="en-US" w:eastAsia="zh-CN"/>
        </w:rPr>
        <w:t>7.5 Multi-Modal Fusion Verification (Simulation)</w:t>
      </w:r>
    </w:p>
    <w:p w14:paraId="743EEF2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Baseline comparison</w:t>
      </w:r>
      <w:r>
        <w:rPr>
          <w:rFonts w:hint="default" w:ascii="Times New Roman" w:hAnsi="Times New Roman" w:eastAsia="Consolas" w:cs="Times New Roman"/>
          <w:b w:val="0"/>
          <w:bCs w:val="0"/>
          <w:i w:val="0"/>
          <w:caps w:val="0"/>
          <w:color w:val="auto"/>
          <w:spacing w:val="0"/>
          <w:sz w:val="24"/>
          <w:szCs w:val="24"/>
          <w:lang w:val="en-US" w:eastAsia="zh-CN"/>
        </w:rPr>
        <w:t>. Due to the absence of synchronized multi-modal data from a single build, the unified Kalman framework was verified through simulation. The true state was defect depth, evolving over 200 time steps. Three observation modalities were simulated with noise levels reflecting the actual performance of each module: acoustic emission (σ = 0.85 mm), laser ultrasound (σ = 0.42 mm), and point cloud (σ = 0.60 mm). The three-modal fusion reduced the RMSE from 0.790 mm (acoustic only) to 0.114 mm (85.6% reduction). The adaptive Kalman gain assigned weights of 14.1%, 57.7%, and 28.3% to acoustic, laser ultrasound, and point cloud modalities, respectively.</w:t>
      </w:r>
    </w:p>
    <w:p w14:paraId="187CF27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p>
    <w:p w14:paraId="66CF697A">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Multi-modal combination comparison</w:t>
      </w:r>
      <w:r>
        <w:rPr>
          <w:rFonts w:hint="default" w:ascii="Times New Roman" w:hAnsi="Times New Roman" w:eastAsia="Consolas" w:cs="Times New Roman"/>
          <w:b w:val="0"/>
          <w:bCs w:val="0"/>
          <w:i w:val="0"/>
          <w:caps w:val="0"/>
          <w:color w:val="auto"/>
          <w:spacing w:val="0"/>
          <w:sz w:val="24"/>
          <w:szCs w:val="24"/>
          <w:lang w:val="en-US" w:eastAsia="zh-CN"/>
        </w:rPr>
        <w:t>. The three-modal fusion achieved the lowest RMSE (0.1135 mm), outperforming all pairwise combinations (0.1213–0.1401 mm) and all single modalities (0.1422–0.1921 mm). This confirms that adding modalities with complementary information continues to reduce estimation error.</w:t>
      </w:r>
    </w:p>
    <w:p w14:paraId="217D4CF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p>
    <w:p w14:paraId="552385C3">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Repeatability and t-test</w:t>
      </w:r>
      <w:r>
        <w:rPr>
          <w:rFonts w:hint="eastAsia" w:ascii="Times New Roman" w:hAnsi="Times New Roman" w:eastAsia="Consolas" w:cs="Times New Roman"/>
          <w:b w:val="0"/>
          <w:bCs w:val="0"/>
          <w:i w:val="0"/>
          <w:caps w:val="0"/>
          <w:color w:val="auto"/>
          <w:spacing w:val="0"/>
          <w:sz w:val="24"/>
          <w:szCs w:val="24"/>
          <w:lang w:val="en-US" w:eastAsia="zh-CN"/>
        </w:rPr>
        <w:t>.</w:t>
      </w:r>
      <w:r>
        <w:rPr>
          <w:rFonts w:hint="eastAsia" w:ascii="Times New Roman" w:hAnsi="Times New Roman" w:eastAsia="Consolas" w:cs="Times New Roman"/>
          <w:b/>
          <w:bCs/>
          <w:i w:val="0"/>
          <w:caps w:val="0"/>
          <w:color w:val="auto"/>
          <w:spacing w:val="0"/>
          <w:sz w:val="24"/>
          <w:szCs w:val="24"/>
          <w:lang w:val="en-US" w:eastAsia="zh-CN"/>
        </w:rPr>
        <w:t xml:space="preserve"> </w:t>
      </w:r>
      <w:r>
        <w:rPr>
          <w:rFonts w:hint="default" w:ascii="Times New Roman" w:hAnsi="Times New Roman" w:eastAsia="Consolas" w:cs="Times New Roman"/>
          <w:b w:val="0"/>
          <w:bCs w:val="0"/>
          <w:i w:val="0"/>
          <w:caps w:val="0"/>
          <w:color w:val="auto"/>
          <w:spacing w:val="0"/>
          <w:sz w:val="24"/>
          <w:szCs w:val="24"/>
          <w:lang w:val="en-US" w:eastAsia="zh-CN"/>
        </w:rPr>
        <w:t>Ten independent runs with different random seeds confirmed that the three-modal fusion consistently achieved an RMSE of 0.1325 ± 0.0106 mm (95% CI: [0.1250, 0.1401]), while the simple average varied between 0.3611 and 0.3924 mm. A paired t-test confirmed the improvement is statistically significant (t = 43.984, p = 8.11 × 10⁻¹²), with a 64.8% reduction in RMSE.</w:t>
      </w:r>
    </w:p>
    <w:p w14:paraId="70E3FCAF">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ascii="Times New Roman" w:hAnsi="Times New Roman" w:eastAsia="Consolas" w:cs="Times New Roman"/>
          <w:b w:val="0"/>
          <w:bCs w:val="0"/>
          <w:i w:val="0"/>
          <w:caps w:val="0"/>
          <w:color w:val="auto"/>
          <w:spacing w:val="0"/>
          <w:sz w:val="24"/>
          <w:szCs w:val="24"/>
          <w:lang w:val="en-US" w:eastAsia="zh-CN"/>
        </w:rPr>
      </w:pPr>
    </w:p>
    <w:p w14:paraId="0AB35A7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left"/>
        <w:rPr>
          <w:rFonts w:hint="default" w:hAnsi="Consolas" w:eastAsia="Consolas" w:cs="Consolas"/>
          <w:i w:val="0"/>
          <w:caps w:val="0"/>
          <w:color w:val="F9FAFB"/>
          <w:spacing w:val="0"/>
          <w:sz w:val="19"/>
          <w:szCs w:val="19"/>
          <w:lang w:val="en-US" w:eastAsia="zh-CN"/>
        </w:rPr>
      </w:pPr>
      <w:r>
        <w:rPr>
          <w:rFonts w:hint="default" w:ascii="Times New Roman" w:hAnsi="Times New Roman" w:eastAsia="Consolas" w:cs="Times New Roman"/>
          <w:b/>
          <w:bCs/>
          <w:i w:val="0"/>
          <w:caps w:val="0"/>
          <w:color w:val="auto"/>
          <w:spacing w:val="0"/>
          <w:sz w:val="24"/>
          <w:szCs w:val="24"/>
          <w:lang w:val="en-US" w:eastAsia="zh-CN"/>
        </w:rPr>
        <w:t>Sensitivity analysis</w:t>
      </w:r>
      <w:r>
        <w:rPr>
          <w:rFonts w:hint="default" w:ascii="Times New Roman" w:hAnsi="Times New Roman" w:eastAsia="Consolas" w:cs="Times New Roman"/>
          <w:b w:val="0"/>
          <w:bCs w:val="0"/>
          <w:i w:val="0"/>
          <w:caps w:val="0"/>
          <w:color w:val="auto"/>
          <w:spacing w:val="0"/>
          <w:sz w:val="24"/>
          <w:szCs w:val="24"/>
          <w:lang w:val="en-US" w:eastAsia="zh-CN"/>
        </w:rPr>
        <w:t>. The fusion RMSE increased from 0.0552 mm to 0.2015 mm as the noise scaling factor increased from 0.25 to 3.0, showing sub-linear growth. The process noise Q was varied from 0.0001 to 0.5; the RMSE remained within 0.052–0.264 mm. The pseudo-label threshold was varied from 60% to 90%, changing the defect class ratio from 40% to 10% without significantly affecting accuracy. Voxel size between 1.0 and 2.0 mm provided a good balance between compression ratio (6–25%) and defect preservation.</w:t>
      </w:r>
    </w:p>
    <w:p w14:paraId="1999437C">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center"/>
        <w:rPr>
          <w:rFonts w:hint="default" w:ascii="Times New Roman" w:hAnsi="Times New Roman" w:eastAsia="Consolas" w:cs="Times New Roman"/>
          <w:b/>
          <w:bCs/>
          <w:i w:val="0"/>
          <w:caps w:val="0"/>
          <w:color w:val="auto"/>
          <w:spacing w:val="0"/>
          <w:sz w:val="24"/>
          <w:szCs w:val="24"/>
          <w:lang w:val="en-US" w:eastAsia="zh-CN"/>
        </w:rPr>
      </w:pPr>
      <w:r>
        <w:rPr>
          <w:rFonts w:hint="default" w:ascii="Times New Roman" w:hAnsi="Times New Roman" w:eastAsia="Consolas" w:cs="Times New Roman"/>
          <w:b/>
          <w:bCs/>
          <w:i w:val="0"/>
          <w:caps w:val="0"/>
          <w:color w:val="auto"/>
          <w:spacing w:val="0"/>
          <w:sz w:val="24"/>
          <w:szCs w:val="24"/>
          <w:lang w:val="en-US" w:eastAsia="zh-CN"/>
        </w:rPr>
        <w:t xml:space="preserve">Table </w:t>
      </w:r>
      <w:r>
        <w:rPr>
          <w:rFonts w:hint="eastAsia" w:ascii="Times New Roman" w:hAnsi="Times New Roman" w:eastAsia="Consolas" w:cs="Times New Roman"/>
          <w:b/>
          <w:bCs/>
          <w:i w:val="0"/>
          <w:caps w:val="0"/>
          <w:color w:val="auto"/>
          <w:spacing w:val="0"/>
          <w:sz w:val="24"/>
          <w:szCs w:val="24"/>
          <w:lang w:val="en-US" w:eastAsia="zh-CN"/>
        </w:rPr>
        <w:t>VI</w:t>
      </w:r>
      <w:r>
        <w:rPr>
          <w:rFonts w:hint="default" w:ascii="Times New Roman" w:hAnsi="Times New Roman" w:eastAsia="Consolas" w:cs="Times New Roman"/>
          <w:b/>
          <w:bCs/>
          <w:i w:val="0"/>
          <w:caps w:val="0"/>
          <w:color w:val="auto"/>
          <w:spacing w:val="0"/>
          <w:sz w:val="24"/>
          <w:szCs w:val="24"/>
          <w:lang w:val="en-US" w:eastAsia="zh-CN"/>
        </w:rPr>
        <w:t>. Multi-modal fusion performance.</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2"/>
        <w:gridCol w:w="2100"/>
        <w:gridCol w:w="2328"/>
      </w:tblGrid>
      <w:tr w14:paraId="30E773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12" w:space="0"/>
              <w:bottom w:val="single" w:color="auto" w:sz="4" w:space="0"/>
            </w:tcBorders>
          </w:tcPr>
          <w:p w14:paraId="485EF771">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default" w:ascii="Times New Roman" w:hAnsi="Times New Roman" w:eastAsia="Consolas" w:cs="Times New Roman"/>
                <w:b/>
                <w:bCs/>
                <w:i w:val="0"/>
                <w:color w:val="auto"/>
                <w:spacing w:val="0"/>
                <w:sz w:val="18"/>
                <w:szCs w:val="18"/>
                <w:vertAlign w:val="baseline"/>
                <w:lang w:val="en-US" w:eastAsia="zh-CN"/>
              </w:rPr>
              <w:t>M</w:t>
            </w:r>
            <w:r>
              <w:rPr>
                <w:rFonts w:hint="default" w:ascii="Times New Roman" w:hAnsi="Times New Roman" w:eastAsia="Consolas" w:cs="Times New Roman"/>
                <w:b/>
                <w:bCs/>
                <w:i w:val="0"/>
                <w:caps w:val="0"/>
                <w:color w:val="auto"/>
                <w:spacing w:val="0"/>
                <w:sz w:val="18"/>
                <w:szCs w:val="18"/>
                <w:vertAlign w:val="baseline"/>
                <w:lang w:val="en-US" w:eastAsia="zh-CN"/>
              </w:rPr>
              <w:t>ethod</w:t>
            </w:r>
          </w:p>
        </w:tc>
        <w:tc>
          <w:tcPr>
            <w:tcW w:w="2100" w:type="dxa"/>
            <w:tcBorders>
              <w:top w:val="single" w:color="auto" w:sz="12" w:space="0"/>
              <w:bottom w:val="single" w:color="auto" w:sz="4" w:space="0"/>
            </w:tcBorders>
          </w:tcPr>
          <w:p w14:paraId="3CA2878B">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default" w:ascii="Times New Roman" w:hAnsi="Times New Roman" w:eastAsia="Consolas" w:cs="Times New Roman"/>
                <w:b/>
                <w:bCs/>
                <w:i w:val="0"/>
                <w:caps w:val="0"/>
                <w:color w:val="auto"/>
                <w:spacing w:val="0"/>
                <w:sz w:val="18"/>
                <w:szCs w:val="18"/>
                <w:vertAlign w:val="baseline"/>
                <w:lang w:val="en-US" w:eastAsia="zh-CN"/>
              </w:rPr>
              <w:t>RMSE(mm)</w:t>
            </w:r>
          </w:p>
        </w:tc>
        <w:tc>
          <w:tcPr>
            <w:tcW w:w="2328" w:type="dxa"/>
            <w:tcBorders>
              <w:top w:val="single" w:color="auto" w:sz="12" w:space="0"/>
              <w:bottom w:val="single" w:color="auto" w:sz="4" w:space="0"/>
            </w:tcBorders>
          </w:tcPr>
          <w:p w14:paraId="152F9B33">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b/>
                <w:bCs/>
                <w:i w:val="0"/>
                <w:caps w:val="0"/>
                <w:color w:val="auto"/>
                <w:spacing w:val="0"/>
                <w:sz w:val="18"/>
                <w:szCs w:val="18"/>
                <w:vertAlign w:val="baseline"/>
                <w:lang w:val="en-US" w:eastAsia="zh-CN"/>
              </w:rPr>
            </w:pPr>
            <w:r>
              <w:rPr>
                <w:rFonts w:hint="default" w:ascii="Times New Roman" w:hAnsi="Times New Roman" w:eastAsia="Consolas" w:cs="Times New Roman"/>
                <w:b/>
                <w:bCs/>
                <w:i w:val="0"/>
                <w:color w:val="auto"/>
                <w:spacing w:val="0"/>
                <w:sz w:val="18"/>
                <w:szCs w:val="18"/>
                <w:vertAlign w:val="baseline"/>
                <w:lang w:val="en-US" w:eastAsia="zh-CN"/>
              </w:rPr>
              <w:t>E</w:t>
            </w:r>
            <w:r>
              <w:rPr>
                <w:rFonts w:hint="default" w:ascii="Times New Roman" w:hAnsi="Times New Roman" w:eastAsia="Consolas" w:cs="Times New Roman"/>
                <w:b/>
                <w:bCs/>
                <w:i w:val="0"/>
                <w:caps w:val="0"/>
                <w:color w:val="auto"/>
                <w:spacing w:val="0"/>
                <w:sz w:val="18"/>
                <w:szCs w:val="18"/>
                <w:vertAlign w:val="baseline"/>
                <w:lang w:val="en-US" w:eastAsia="zh-CN"/>
              </w:rPr>
              <w:t>rror Reduction</w:t>
            </w:r>
          </w:p>
        </w:tc>
      </w:tr>
      <w:tr w14:paraId="58EF08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single" w:color="auto" w:sz="4" w:space="0"/>
              <w:bottom w:val="nil"/>
            </w:tcBorders>
          </w:tcPr>
          <w:p w14:paraId="6AC12351">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olor w:val="auto"/>
                <w:spacing w:val="0"/>
                <w:sz w:val="18"/>
                <w:szCs w:val="18"/>
                <w:vertAlign w:val="baseline"/>
                <w:lang w:val="en-US" w:eastAsia="zh-CN"/>
              </w:rPr>
              <w:t>A</w:t>
            </w:r>
            <w:r>
              <w:rPr>
                <w:rFonts w:hint="default" w:ascii="Times New Roman" w:hAnsi="Times New Roman" w:eastAsia="Consolas" w:cs="Times New Roman"/>
                <w:i w:val="0"/>
                <w:caps w:val="0"/>
                <w:color w:val="auto"/>
                <w:spacing w:val="0"/>
                <w:sz w:val="18"/>
                <w:szCs w:val="18"/>
                <w:vertAlign w:val="baseline"/>
                <w:lang w:val="en-US" w:eastAsia="zh-CN"/>
              </w:rPr>
              <w:t>coustic only</w:t>
            </w:r>
          </w:p>
        </w:tc>
        <w:tc>
          <w:tcPr>
            <w:tcW w:w="2100" w:type="dxa"/>
            <w:tcBorders>
              <w:top w:val="single" w:color="auto" w:sz="4" w:space="0"/>
              <w:bottom w:val="nil"/>
            </w:tcBorders>
          </w:tcPr>
          <w:p w14:paraId="1EB9AE83">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0.790</w:t>
            </w:r>
          </w:p>
        </w:tc>
        <w:tc>
          <w:tcPr>
            <w:tcW w:w="2328" w:type="dxa"/>
            <w:tcBorders>
              <w:top w:val="single" w:color="auto" w:sz="4" w:space="0"/>
              <w:bottom w:val="nil"/>
            </w:tcBorders>
          </w:tcPr>
          <w:p w14:paraId="5FF5ACB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eastAsia" w:ascii="Times New Roman" w:hAnsi="Times New Roman" w:eastAsia="Consolas" w:cs="Times New Roman"/>
                <w:i w:val="0"/>
                <w:caps w:val="0"/>
                <w:color w:val="auto"/>
                <w:spacing w:val="0"/>
                <w:sz w:val="18"/>
                <w:szCs w:val="18"/>
                <w:vertAlign w:val="baseline"/>
                <w:lang w:val="en-US" w:eastAsia="zh-CN"/>
              </w:rPr>
              <w:t>——</w:t>
            </w:r>
          </w:p>
        </w:tc>
      </w:tr>
      <w:tr w14:paraId="5086B7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nil"/>
              <w:bottom w:val="nil"/>
            </w:tcBorders>
          </w:tcPr>
          <w:p w14:paraId="266B833A">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olor w:val="auto"/>
                <w:spacing w:val="0"/>
                <w:sz w:val="18"/>
                <w:szCs w:val="18"/>
                <w:vertAlign w:val="baseline"/>
                <w:lang w:val="en-US" w:eastAsia="zh-CN"/>
              </w:rPr>
              <w:t>L</w:t>
            </w:r>
            <w:r>
              <w:rPr>
                <w:rFonts w:hint="default" w:ascii="Times New Roman" w:hAnsi="Times New Roman" w:eastAsia="Consolas" w:cs="Times New Roman"/>
                <w:i w:val="0"/>
                <w:caps w:val="0"/>
                <w:color w:val="auto"/>
                <w:spacing w:val="0"/>
                <w:sz w:val="18"/>
                <w:szCs w:val="18"/>
                <w:vertAlign w:val="baseline"/>
                <w:lang w:val="en-US" w:eastAsia="zh-CN"/>
              </w:rPr>
              <w:t>aser ultrasound only</w:t>
            </w:r>
          </w:p>
        </w:tc>
        <w:tc>
          <w:tcPr>
            <w:tcW w:w="2100" w:type="dxa"/>
            <w:tcBorders>
              <w:top w:val="nil"/>
              <w:bottom w:val="nil"/>
            </w:tcBorders>
          </w:tcPr>
          <w:p w14:paraId="2B015D24">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0.415</w:t>
            </w:r>
          </w:p>
        </w:tc>
        <w:tc>
          <w:tcPr>
            <w:tcW w:w="2328" w:type="dxa"/>
            <w:tcBorders>
              <w:top w:val="nil"/>
              <w:bottom w:val="nil"/>
            </w:tcBorders>
          </w:tcPr>
          <w:p w14:paraId="258C3D08">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47.5%</w:t>
            </w:r>
          </w:p>
        </w:tc>
      </w:tr>
      <w:tr w14:paraId="7777DF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nil"/>
              <w:bottom w:val="nil"/>
            </w:tcBorders>
          </w:tcPr>
          <w:p w14:paraId="4B3D4C2F">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olor w:val="auto"/>
                <w:spacing w:val="0"/>
                <w:sz w:val="18"/>
                <w:szCs w:val="18"/>
                <w:vertAlign w:val="baseline"/>
                <w:lang w:val="en-US" w:eastAsia="zh-CN"/>
              </w:rPr>
              <w:t>P</w:t>
            </w:r>
            <w:r>
              <w:rPr>
                <w:rFonts w:hint="default" w:ascii="Times New Roman" w:hAnsi="Times New Roman" w:eastAsia="Consolas" w:cs="Times New Roman"/>
                <w:i w:val="0"/>
                <w:caps w:val="0"/>
                <w:color w:val="auto"/>
                <w:spacing w:val="0"/>
                <w:sz w:val="18"/>
                <w:szCs w:val="18"/>
                <w:vertAlign w:val="baseline"/>
                <w:lang w:val="en-US" w:eastAsia="zh-CN"/>
              </w:rPr>
              <w:t>oint ultrasound only</w:t>
            </w:r>
          </w:p>
        </w:tc>
        <w:tc>
          <w:tcPr>
            <w:tcW w:w="2100" w:type="dxa"/>
            <w:tcBorders>
              <w:top w:val="nil"/>
              <w:bottom w:val="nil"/>
            </w:tcBorders>
          </w:tcPr>
          <w:p w14:paraId="552A1560">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0.567</w:t>
            </w:r>
          </w:p>
        </w:tc>
        <w:tc>
          <w:tcPr>
            <w:tcW w:w="2328" w:type="dxa"/>
            <w:tcBorders>
              <w:top w:val="nil"/>
              <w:bottom w:val="nil"/>
            </w:tcBorders>
          </w:tcPr>
          <w:p w14:paraId="652EA2E8">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24.4%</w:t>
            </w:r>
          </w:p>
        </w:tc>
      </w:tr>
      <w:tr w14:paraId="645E2E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32" w:type="dxa"/>
            <w:tcBorders>
              <w:top w:val="nil"/>
              <w:bottom w:val="nil"/>
            </w:tcBorders>
          </w:tcPr>
          <w:p w14:paraId="2A5ED8D1">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olor w:val="auto"/>
                <w:spacing w:val="0"/>
                <w:sz w:val="18"/>
                <w:szCs w:val="18"/>
                <w:vertAlign w:val="baseline"/>
                <w:lang w:val="en-US" w:eastAsia="zh-CN"/>
              </w:rPr>
              <w:t>T</w:t>
            </w:r>
            <w:r>
              <w:rPr>
                <w:rFonts w:hint="default" w:ascii="Times New Roman" w:hAnsi="Times New Roman" w:eastAsia="Consolas" w:cs="Times New Roman"/>
                <w:i w:val="0"/>
                <w:caps w:val="0"/>
                <w:color w:val="auto"/>
                <w:spacing w:val="0"/>
                <w:sz w:val="18"/>
                <w:szCs w:val="18"/>
                <w:vertAlign w:val="baseline"/>
                <w:lang w:val="en-US" w:eastAsia="zh-CN"/>
              </w:rPr>
              <w:t>wo-modal（AE+LU）</w:t>
            </w:r>
          </w:p>
        </w:tc>
        <w:tc>
          <w:tcPr>
            <w:tcW w:w="2100" w:type="dxa"/>
            <w:tcBorders>
              <w:top w:val="nil"/>
              <w:bottom w:val="nil"/>
            </w:tcBorders>
          </w:tcPr>
          <w:p w14:paraId="05447339">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0.129</w:t>
            </w:r>
          </w:p>
        </w:tc>
        <w:tc>
          <w:tcPr>
            <w:tcW w:w="2328" w:type="dxa"/>
            <w:tcBorders>
              <w:top w:val="nil"/>
              <w:bottom w:val="nil"/>
            </w:tcBorders>
          </w:tcPr>
          <w:p w14:paraId="1AFCEFAC">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82.4%</w:t>
            </w:r>
          </w:p>
        </w:tc>
      </w:tr>
      <w:tr w14:paraId="2EFC75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032" w:type="dxa"/>
            <w:tcBorders>
              <w:top w:val="nil"/>
              <w:bottom w:val="single" w:color="auto" w:sz="12" w:space="0"/>
            </w:tcBorders>
          </w:tcPr>
          <w:p w14:paraId="21F9B620">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olor w:val="auto"/>
                <w:spacing w:val="0"/>
                <w:sz w:val="18"/>
                <w:szCs w:val="18"/>
                <w:vertAlign w:val="baseline"/>
                <w:lang w:val="en-US" w:eastAsia="zh-CN"/>
              </w:rPr>
              <w:t>T</w:t>
            </w:r>
            <w:r>
              <w:rPr>
                <w:rFonts w:hint="default" w:ascii="Times New Roman" w:hAnsi="Times New Roman" w:eastAsia="Consolas" w:cs="Times New Roman"/>
                <w:i w:val="0"/>
                <w:caps w:val="0"/>
                <w:color w:val="auto"/>
                <w:spacing w:val="0"/>
                <w:sz w:val="18"/>
                <w:szCs w:val="18"/>
                <w:vertAlign w:val="baseline"/>
                <w:lang w:val="en-US" w:eastAsia="zh-CN"/>
              </w:rPr>
              <w:t>hree-modal（AE+LU+PC）</w:t>
            </w:r>
          </w:p>
        </w:tc>
        <w:tc>
          <w:tcPr>
            <w:tcW w:w="2100" w:type="dxa"/>
            <w:tcBorders>
              <w:top w:val="nil"/>
              <w:bottom w:val="single" w:color="auto" w:sz="12" w:space="0"/>
            </w:tcBorders>
          </w:tcPr>
          <w:p w14:paraId="2CD190C2">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0.114</w:t>
            </w:r>
          </w:p>
        </w:tc>
        <w:tc>
          <w:tcPr>
            <w:tcW w:w="2328" w:type="dxa"/>
            <w:tcBorders>
              <w:top w:val="nil"/>
              <w:bottom w:val="single" w:color="auto" w:sz="12" w:space="0"/>
            </w:tcBorders>
          </w:tcPr>
          <w:p w14:paraId="5BE45D3F">
            <w:pPr>
              <w:pStyle w:val="3"/>
              <w:keepNext w:val="0"/>
              <w:keepLines w:val="0"/>
              <w:widowControl/>
              <w:numPr>
                <w:ilvl w:val="0"/>
                <w:numId w:val="0"/>
              </w:numPr>
              <w:suppressLineNumbers w:val="0"/>
              <w:wordWrap w:val="0"/>
              <w:spacing w:before="0" w:beforeAutospacing="0" w:after="0" w:afterAutospacing="0" w:line="360" w:lineRule="auto"/>
              <w:ind w:right="0"/>
              <w:jc w:val="center"/>
              <w:rPr>
                <w:rFonts w:hint="default" w:ascii="Times New Roman" w:hAnsi="Times New Roman" w:eastAsia="Consolas" w:cs="Times New Roman"/>
                <w:i w:val="0"/>
                <w:caps w:val="0"/>
                <w:color w:val="auto"/>
                <w:spacing w:val="0"/>
                <w:sz w:val="18"/>
                <w:szCs w:val="18"/>
                <w:vertAlign w:val="baseline"/>
                <w:lang w:val="en-US" w:eastAsia="zh-CN"/>
              </w:rPr>
            </w:pPr>
            <w:r>
              <w:rPr>
                <w:rFonts w:hint="default" w:ascii="Times New Roman" w:hAnsi="Times New Roman" w:eastAsia="Consolas" w:cs="Times New Roman"/>
                <w:i w:val="0"/>
                <w:caps w:val="0"/>
                <w:color w:val="auto"/>
                <w:spacing w:val="0"/>
                <w:sz w:val="18"/>
                <w:szCs w:val="18"/>
                <w:vertAlign w:val="baseline"/>
                <w:lang w:val="en-US" w:eastAsia="zh-CN"/>
              </w:rPr>
              <w:t>85.6%</w:t>
            </w:r>
          </w:p>
        </w:tc>
      </w:tr>
    </w:tbl>
    <w:p w14:paraId="6C00F1B7">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jc w:val="both"/>
        <w:rPr>
          <w:rFonts w:hint="default" w:hAnsi="Consolas" w:eastAsia="Consolas" w:cs="Consolas"/>
          <w:i w:val="0"/>
          <w:caps w:val="0"/>
          <w:color w:val="91D076"/>
          <w:spacing w:val="0"/>
          <w:sz w:val="19"/>
          <w:szCs w:val="19"/>
          <w:lang w:val="en-US" w:eastAsia="zh-CN"/>
        </w:rPr>
      </w:pPr>
    </w:p>
    <w:p w14:paraId="6D5825A9">
      <w:pPr>
        <w:numPr>
          <w:ilvl w:val="0"/>
          <w:numId w:val="0"/>
        </w:numPr>
        <w:spacing w:line="360" w:lineRule="auto"/>
        <w:ind w:leftChars="0"/>
        <w:jc w:val="both"/>
        <w:rPr>
          <w:rFonts w:hint="default" w:ascii="Times New Roman" w:hAnsi="Times New Roman" w:eastAsia="宋体" w:cs="Times New Roman"/>
          <w:b/>
          <w:bCs/>
          <w:i w:val="0"/>
          <w:sz w:val="28"/>
          <w:szCs w:val="28"/>
          <w:lang w:val="en-US" w:eastAsia="zh-CN"/>
        </w:rPr>
      </w:pPr>
      <w:r>
        <w:rPr>
          <w:rFonts w:hint="default" w:ascii="Times New Roman" w:hAnsi="Times New Roman" w:eastAsia="宋体" w:cs="Times New Roman"/>
          <w:b/>
          <w:bCs/>
          <w:i w:val="0"/>
          <w:sz w:val="28"/>
          <w:szCs w:val="28"/>
          <w:lang w:val="en-US" w:eastAsia="zh-CN"/>
        </w:rPr>
        <w:t>7.6 Phase Unwrapping Validation (Simulation)</w:t>
      </w:r>
    </w:p>
    <w:p w14:paraId="0BBA2372">
      <w:pPr>
        <w:numPr>
          <w:ilvl w:val="0"/>
          <w:numId w:val="0"/>
        </w:numPr>
        <w:spacing w:line="360" w:lineRule="auto"/>
        <w:ind w:leftChars="0"/>
        <w:jc w:val="both"/>
        <w:rPr>
          <w:rFonts w:hint="default" w:ascii="Times New Roman" w:hAnsi="Times New Roman" w:eastAsia="宋体" w:cs="Times New Roman"/>
          <w:b w:val="0"/>
          <w:bCs w:val="0"/>
          <w:i w:val="0"/>
          <w:sz w:val="24"/>
          <w:szCs w:val="24"/>
          <w:lang w:val="en-US" w:eastAsia="zh-CN"/>
        </w:rPr>
      </w:pPr>
      <w:r>
        <w:rPr>
          <w:rFonts w:hint="default" w:ascii="Times New Roman" w:hAnsi="Times New Roman" w:eastAsia="宋体" w:cs="Times New Roman"/>
          <w:b w:val="0"/>
          <w:bCs w:val="0"/>
          <w:i w:val="0"/>
          <w:sz w:val="24"/>
          <w:szCs w:val="24"/>
          <w:lang w:val="en-US" w:eastAsia="zh-CN"/>
        </w:rPr>
        <w:t>The phase unwrapping pipeline was validated on synthetic fringe patterns simulating a 128 × 128 grid with a laser wavelength of 532 nm. The true deformation field contained a Gaussian warp and three balling defects, with a maximum height of 0.677 μm. Gaussian noise (σ = 0.2 rad) and impulse noise (2% of pixels) were added. Three strategies were compared: traditional gradient integration, traditional unwrapping + 1D Kalman residual filtering, and traditional unwrapping + Kalman filtering + self-learning smoothing. The traditional method achieved a height RMSE of 0.0782 μm. Adding Kalman residual filtering reduced the RMSE to 0.0692 μm (11.4% improvement), and self-learning smoothing further reduced it to 0.0618 μm (10.7% additional improvement), achieving an overall 21.0% reduction. A 2D vectorized Kalman filter performed worse (0.1898 μm), confirming that linear estimators should be used for residual filtering rather than direct unwrapping.</w:t>
      </w:r>
    </w:p>
    <w:p w14:paraId="581FD72F">
      <w:pPr>
        <w:numPr>
          <w:ilvl w:val="0"/>
          <w:numId w:val="0"/>
        </w:numPr>
        <w:spacing w:line="360" w:lineRule="auto"/>
        <w:ind w:leftChars="0"/>
        <w:jc w:val="both"/>
        <w:rPr>
          <w:rFonts w:hint="default" w:ascii="Times New Roman" w:hAnsi="Times New Roman" w:eastAsia="宋体" w:cs="Times New Roman"/>
          <w:b/>
          <w:bCs/>
          <w:i w:val="0"/>
          <w:sz w:val="28"/>
          <w:szCs w:val="28"/>
          <w:lang w:val="en-US" w:eastAsia="zh-CN"/>
        </w:rPr>
      </w:pPr>
    </w:p>
    <w:p w14:paraId="6757CCD2">
      <w:pPr>
        <w:numPr>
          <w:ilvl w:val="0"/>
          <w:numId w:val="0"/>
        </w:numPr>
        <w:spacing w:line="360" w:lineRule="auto"/>
        <w:ind w:leftChars="0"/>
        <w:jc w:val="center"/>
        <w:rPr>
          <w:rFonts w:hint="default" w:ascii="Times New Roman" w:hAnsi="Times New Roman" w:eastAsia="宋体" w:cs="Times New Roman"/>
          <w:b/>
          <w:bCs/>
          <w:i w:val="0"/>
          <w:sz w:val="24"/>
          <w:szCs w:val="24"/>
          <w:lang w:val="en-US" w:eastAsia="zh-CN"/>
        </w:rPr>
      </w:pPr>
      <w:r>
        <w:rPr>
          <w:rFonts w:hint="default" w:ascii="Times New Roman" w:hAnsi="Times New Roman" w:eastAsia="宋体" w:cs="Times New Roman"/>
          <w:b/>
          <w:bCs/>
          <w:i w:val="0"/>
          <w:sz w:val="24"/>
          <w:szCs w:val="24"/>
          <w:lang w:val="en-US" w:eastAsia="zh-CN"/>
        </w:rPr>
        <w:t xml:space="preserve">Table </w:t>
      </w:r>
      <w:r>
        <w:rPr>
          <w:rFonts w:hint="eastAsia" w:ascii="Times New Roman" w:hAnsi="Times New Roman" w:eastAsia="宋体" w:cs="Times New Roman"/>
          <w:b/>
          <w:bCs/>
          <w:i w:val="0"/>
          <w:sz w:val="24"/>
          <w:szCs w:val="24"/>
          <w:lang w:val="en-US" w:eastAsia="zh-CN"/>
        </w:rPr>
        <w:t>VII</w:t>
      </w:r>
      <w:r>
        <w:rPr>
          <w:rFonts w:hint="default" w:ascii="Times New Roman" w:hAnsi="Times New Roman" w:eastAsia="宋体" w:cs="Times New Roman"/>
          <w:b/>
          <w:bCs/>
          <w:i w:val="0"/>
          <w:sz w:val="24"/>
          <w:szCs w:val="24"/>
          <w:lang w:val="en-US" w:eastAsia="zh-CN"/>
        </w:rPr>
        <w:t>. Phase unwrapping performance.</w:t>
      </w:r>
    </w:p>
    <w:tbl>
      <w:tblPr>
        <w:tblStyle w:val="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71"/>
        <w:gridCol w:w="2364"/>
        <w:gridCol w:w="2287"/>
      </w:tblGrid>
      <w:tr w14:paraId="71A88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1" w:type="dxa"/>
            <w:tcBorders>
              <w:top w:val="single" w:color="auto" w:sz="12" w:space="0"/>
              <w:bottom w:val="single" w:color="auto" w:sz="4" w:space="0"/>
            </w:tcBorders>
          </w:tcPr>
          <w:p w14:paraId="4780348A">
            <w:pPr>
              <w:numPr>
                <w:ilvl w:val="0"/>
                <w:numId w:val="0"/>
              </w:numPr>
              <w:spacing w:line="360" w:lineRule="auto"/>
              <w:jc w:val="center"/>
              <w:rPr>
                <w:rFonts w:hint="default" w:ascii="Times New Roman" w:hAnsi="Times New Roman" w:cs="Times New Roman"/>
                <w:b/>
                <w:bCs/>
                <w:i w:val="0"/>
                <w:kern w:val="2"/>
                <w:sz w:val="24"/>
                <w:szCs w:val="24"/>
                <w:vertAlign w:val="baseline"/>
                <w:lang w:val="en-US" w:eastAsia="zh-CN" w:bidi="ar-SA"/>
              </w:rPr>
            </w:pPr>
            <w:r>
              <w:rPr>
                <w:rFonts w:hint="default" w:ascii="Times New Roman" w:hAnsi="Times New Roman" w:cs="Times New Roman"/>
                <w:b/>
                <w:bCs/>
                <w:i w:val="0"/>
                <w:kern w:val="2"/>
                <w:sz w:val="24"/>
                <w:szCs w:val="24"/>
                <w:vertAlign w:val="baseline"/>
                <w:lang w:val="en-US" w:eastAsia="zh-CN" w:bidi="ar-SA"/>
              </w:rPr>
              <w:t>Method</w:t>
            </w:r>
          </w:p>
        </w:tc>
        <w:tc>
          <w:tcPr>
            <w:tcW w:w="2364" w:type="dxa"/>
            <w:tcBorders>
              <w:top w:val="single" w:color="auto" w:sz="12" w:space="0"/>
              <w:bottom w:val="single" w:color="auto" w:sz="4" w:space="0"/>
            </w:tcBorders>
          </w:tcPr>
          <w:p w14:paraId="35E5BEF1">
            <w:pPr>
              <w:numPr>
                <w:ilvl w:val="0"/>
                <w:numId w:val="0"/>
              </w:numPr>
              <w:spacing w:line="360" w:lineRule="auto"/>
              <w:jc w:val="center"/>
              <w:rPr>
                <w:rFonts w:hint="default" w:ascii="Times New Roman" w:hAnsi="Times New Roman" w:cs="Times New Roman"/>
                <w:b/>
                <w:bCs/>
                <w:i w:val="0"/>
                <w:kern w:val="2"/>
                <w:sz w:val="24"/>
                <w:szCs w:val="24"/>
                <w:vertAlign w:val="baseline"/>
                <w:lang w:val="en-US" w:eastAsia="zh-CN" w:bidi="ar-SA"/>
              </w:rPr>
            </w:pPr>
            <w:r>
              <w:rPr>
                <w:rFonts w:hint="default" w:ascii="Times New Roman" w:hAnsi="Times New Roman" w:cs="Times New Roman"/>
                <w:b/>
                <w:bCs/>
                <w:i w:val="0"/>
                <w:kern w:val="2"/>
                <w:sz w:val="24"/>
                <w:szCs w:val="24"/>
                <w:vertAlign w:val="baseline"/>
                <w:lang w:val="en-US" w:eastAsia="zh-CN" w:bidi="ar-SA"/>
              </w:rPr>
              <w:t>Height RMSE(</w:t>
            </w:r>
            <m:oMath>
              <m:r>
                <m:rPr>
                  <m:nor/>
                  <m:sty m:val="bi"/>
                </m:rPr>
                <w:rPr>
                  <w:rFonts w:hint="default" w:ascii="Times New Roman" w:hAnsi="Times New Roman" w:cs="Times New Roman"/>
                  <w:b/>
                  <w:bCs/>
                  <w:i/>
                  <w:sz w:val="24"/>
                </w:rPr>
                <m:t>μ</m:t>
              </m:r>
              <m:r>
                <m:rPr>
                  <m:nor/>
                  <m:sty m:val="bi"/>
                </m:rPr>
                <w:rPr>
                  <w:rFonts w:hint="default" w:ascii="Times New Roman" w:hAnsi="Times New Roman" w:cs="Times New Roman"/>
                  <w:b/>
                  <w:bCs/>
                  <w:i/>
                  <w:sz w:val="24"/>
                  <w:lang w:val="en-US" w:eastAsia="zh-CN"/>
                </w:rPr>
                <m:t>m</m:t>
              </m:r>
            </m:oMath>
            <w:r>
              <w:rPr>
                <w:rFonts w:hint="default" w:ascii="Times New Roman" w:hAnsi="Times New Roman" w:cs="Times New Roman"/>
                <w:b/>
                <w:bCs/>
                <w:i w:val="0"/>
                <w:kern w:val="2"/>
                <w:sz w:val="24"/>
                <w:szCs w:val="24"/>
                <w:vertAlign w:val="baseline"/>
                <w:lang w:val="en-US" w:eastAsia="zh-CN" w:bidi="ar-SA"/>
              </w:rPr>
              <w:t>)</w:t>
            </w:r>
          </w:p>
        </w:tc>
        <w:tc>
          <w:tcPr>
            <w:tcW w:w="2287" w:type="dxa"/>
            <w:tcBorders>
              <w:top w:val="single" w:color="auto" w:sz="12" w:space="0"/>
              <w:bottom w:val="single" w:color="auto" w:sz="4" w:space="0"/>
            </w:tcBorders>
          </w:tcPr>
          <w:p w14:paraId="12255560">
            <w:pPr>
              <w:numPr>
                <w:ilvl w:val="0"/>
                <w:numId w:val="0"/>
              </w:numPr>
              <w:spacing w:line="360" w:lineRule="auto"/>
              <w:jc w:val="center"/>
              <w:rPr>
                <w:rFonts w:hint="default" w:ascii="Times New Roman" w:hAnsi="Times New Roman" w:cs="Times New Roman"/>
                <w:b/>
                <w:bCs/>
                <w:i w:val="0"/>
                <w:kern w:val="2"/>
                <w:sz w:val="24"/>
                <w:szCs w:val="24"/>
                <w:vertAlign w:val="baseline"/>
                <w:lang w:val="en-US" w:eastAsia="zh-CN" w:bidi="ar-SA"/>
              </w:rPr>
            </w:pPr>
            <w:r>
              <w:rPr>
                <w:rFonts w:hint="default" w:ascii="Times New Roman" w:hAnsi="Times New Roman" w:cs="Times New Roman"/>
                <w:b/>
                <w:bCs/>
                <w:i w:val="0"/>
                <w:kern w:val="2"/>
                <w:sz w:val="24"/>
                <w:szCs w:val="24"/>
                <w:vertAlign w:val="baseline"/>
                <w:lang w:val="en-US" w:eastAsia="zh-CN" w:bidi="ar-SA"/>
              </w:rPr>
              <w:t>Improvement</w:t>
            </w:r>
          </w:p>
        </w:tc>
      </w:tr>
      <w:tr w14:paraId="6AC083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1" w:type="dxa"/>
            <w:tcBorders>
              <w:top w:val="single" w:color="auto" w:sz="4" w:space="0"/>
              <w:bottom w:val="nil"/>
            </w:tcBorders>
          </w:tcPr>
          <w:p w14:paraId="12E95F4F">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Traditional unwrapping</w:t>
            </w:r>
          </w:p>
        </w:tc>
        <w:tc>
          <w:tcPr>
            <w:tcW w:w="2364" w:type="dxa"/>
            <w:tcBorders>
              <w:top w:val="single" w:color="auto" w:sz="4" w:space="0"/>
              <w:bottom w:val="nil"/>
            </w:tcBorders>
          </w:tcPr>
          <w:p w14:paraId="2B007D42">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0.0782</w:t>
            </w:r>
          </w:p>
        </w:tc>
        <w:tc>
          <w:tcPr>
            <w:tcW w:w="2287" w:type="dxa"/>
            <w:tcBorders>
              <w:top w:val="single" w:color="auto" w:sz="4" w:space="0"/>
              <w:bottom w:val="nil"/>
            </w:tcBorders>
          </w:tcPr>
          <w:p w14:paraId="15E6F431">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w:t>
            </w:r>
          </w:p>
        </w:tc>
      </w:tr>
      <w:tr w14:paraId="62934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3871" w:type="dxa"/>
            <w:tcBorders>
              <w:top w:val="nil"/>
              <w:bottom w:val="nil"/>
            </w:tcBorders>
          </w:tcPr>
          <w:p w14:paraId="0640B7AE">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Traditional+Kalman residual filtering</w:t>
            </w:r>
          </w:p>
        </w:tc>
        <w:tc>
          <w:tcPr>
            <w:tcW w:w="2364" w:type="dxa"/>
            <w:tcBorders>
              <w:top w:val="nil"/>
              <w:bottom w:val="nil"/>
            </w:tcBorders>
          </w:tcPr>
          <w:p w14:paraId="0E6EBCE1">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0.0692</w:t>
            </w:r>
          </w:p>
        </w:tc>
        <w:tc>
          <w:tcPr>
            <w:tcW w:w="2287" w:type="dxa"/>
            <w:tcBorders>
              <w:top w:val="nil"/>
              <w:bottom w:val="nil"/>
            </w:tcBorders>
          </w:tcPr>
          <w:p w14:paraId="74261E7B">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11.4%</w:t>
            </w:r>
          </w:p>
        </w:tc>
      </w:tr>
      <w:tr w14:paraId="08136B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1" w:type="dxa"/>
            <w:tcBorders>
              <w:top w:val="nil"/>
            </w:tcBorders>
          </w:tcPr>
          <w:p w14:paraId="4A77DF1C">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Traditional+Kalman+self-learning</w:t>
            </w:r>
          </w:p>
        </w:tc>
        <w:tc>
          <w:tcPr>
            <w:tcW w:w="2364" w:type="dxa"/>
            <w:tcBorders>
              <w:top w:val="nil"/>
            </w:tcBorders>
          </w:tcPr>
          <w:p w14:paraId="1273363E">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0.0618</w:t>
            </w:r>
          </w:p>
        </w:tc>
        <w:tc>
          <w:tcPr>
            <w:tcW w:w="2287" w:type="dxa"/>
            <w:tcBorders>
              <w:top w:val="nil"/>
            </w:tcBorders>
          </w:tcPr>
          <w:p w14:paraId="21B8628B">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21.0%</w:t>
            </w:r>
          </w:p>
        </w:tc>
      </w:tr>
      <w:tr w14:paraId="2837B4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1" w:type="dxa"/>
            <w:tcBorders>
              <w:bottom w:val="single" w:color="auto" w:sz="12" w:space="0"/>
            </w:tcBorders>
          </w:tcPr>
          <w:p w14:paraId="367B8098">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2D vectorized Kalman (failed)</w:t>
            </w:r>
          </w:p>
        </w:tc>
        <w:tc>
          <w:tcPr>
            <w:tcW w:w="2364" w:type="dxa"/>
            <w:tcBorders>
              <w:bottom w:val="single" w:color="auto" w:sz="12" w:space="0"/>
            </w:tcBorders>
          </w:tcPr>
          <w:p w14:paraId="37A5E6A2">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0.1898</w:t>
            </w:r>
          </w:p>
        </w:tc>
        <w:tc>
          <w:tcPr>
            <w:tcW w:w="2287" w:type="dxa"/>
            <w:tcBorders>
              <w:bottom w:val="single" w:color="auto" w:sz="12" w:space="0"/>
            </w:tcBorders>
          </w:tcPr>
          <w:p w14:paraId="6C1ED8A6">
            <w:pPr>
              <w:numPr>
                <w:ilvl w:val="0"/>
                <w:numId w:val="0"/>
              </w:numPr>
              <w:spacing w:line="360" w:lineRule="auto"/>
              <w:jc w:val="center"/>
              <w:rPr>
                <w:rFonts w:hint="default" w:ascii="Times New Roman" w:hAnsi="Times New Roman" w:cs="Times New Roman"/>
                <w:b w:val="0"/>
                <w:bCs w:val="0"/>
                <w:i w:val="0"/>
                <w:kern w:val="2"/>
                <w:sz w:val="24"/>
                <w:szCs w:val="24"/>
                <w:vertAlign w:val="baseline"/>
                <w:lang w:val="en-US" w:eastAsia="zh-CN" w:bidi="ar-SA"/>
              </w:rPr>
            </w:pPr>
            <w:r>
              <w:rPr>
                <w:rFonts w:hint="default" w:ascii="Times New Roman" w:hAnsi="Times New Roman" w:cs="Times New Roman"/>
                <w:b w:val="0"/>
                <w:bCs w:val="0"/>
                <w:i w:val="0"/>
                <w:kern w:val="2"/>
                <w:sz w:val="24"/>
                <w:szCs w:val="24"/>
                <w:vertAlign w:val="baseline"/>
                <w:lang w:val="en-US" w:eastAsia="zh-CN" w:bidi="ar-SA"/>
              </w:rPr>
              <w:t>-142.8%</w:t>
            </w:r>
          </w:p>
        </w:tc>
      </w:tr>
    </w:tbl>
    <w:p w14:paraId="5BB0678A">
      <w:pPr>
        <w:numPr>
          <w:ilvl w:val="0"/>
          <w:numId w:val="0"/>
        </w:numPr>
        <w:spacing w:line="360" w:lineRule="auto"/>
        <w:ind w:leftChars="0"/>
        <w:jc w:val="both"/>
        <w:rPr>
          <w:rFonts w:hint="default" w:hAnsi="Cambria Math" w:cstheme="minorBidi"/>
          <w:i w:val="0"/>
          <w:kern w:val="2"/>
          <w:sz w:val="24"/>
          <w:szCs w:val="24"/>
          <w:lang w:val="en-US" w:eastAsia="zh-CN" w:bidi="ar-SA"/>
        </w:rPr>
      </w:pPr>
    </w:p>
    <w:p w14:paraId="280F5941">
      <w:pPr>
        <w:numPr>
          <w:ilvl w:val="0"/>
          <w:numId w:val="0"/>
        </w:numPr>
        <w:spacing w:line="360" w:lineRule="auto"/>
        <w:ind w:leftChars="0"/>
        <w:jc w:val="both"/>
        <w:rPr>
          <w:rFonts w:hint="default" w:ascii="Times New Roman" w:hAnsi="Times New Roman" w:cs="Times New Roman"/>
          <w:b/>
          <w:bCs/>
          <w:i w:val="0"/>
          <w:kern w:val="2"/>
          <w:sz w:val="28"/>
          <w:szCs w:val="28"/>
          <w:lang w:val="en-US" w:eastAsia="zh-CN" w:bidi="ar-SA"/>
        </w:rPr>
      </w:pPr>
      <w:r>
        <w:rPr>
          <w:rFonts w:hint="default" w:ascii="Times New Roman" w:hAnsi="Times New Roman" w:cs="Times New Roman"/>
          <w:b/>
          <w:bCs/>
          <w:i w:val="0"/>
          <w:kern w:val="2"/>
          <w:sz w:val="28"/>
          <w:szCs w:val="28"/>
          <w:lang w:val="en-US" w:eastAsia="zh-CN" w:bidi="ar-SA"/>
        </w:rPr>
        <w:t>7.7 Closed-Loop Control and Traceability Validation (Simulation)</w:t>
      </w:r>
    </w:p>
    <w:p w14:paraId="75065185">
      <w:pPr>
        <w:numPr>
          <w:ilvl w:val="0"/>
          <w:numId w:val="0"/>
        </w:numPr>
        <w:spacing w:line="360" w:lineRule="auto"/>
        <w:ind w:leftChars="0"/>
        <w:jc w:val="both"/>
        <w:rPr>
          <w:rFonts w:hint="default" w:ascii="Times New Roman" w:hAnsi="Times New Roman" w:cs="Times New Roman"/>
          <w:i w:val="0"/>
          <w:kern w:val="2"/>
          <w:sz w:val="24"/>
          <w:szCs w:val="24"/>
          <w:lang w:val="en-US" w:eastAsia="zh-CN" w:bidi="ar-SA"/>
        </w:rPr>
      </w:pPr>
      <w:r>
        <w:rPr>
          <w:rFonts w:hint="default" w:ascii="Times New Roman" w:hAnsi="Times New Roman" w:cs="Times New Roman"/>
          <w:i w:val="0"/>
          <w:kern w:val="2"/>
          <w:sz w:val="24"/>
          <w:szCs w:val="24"/>
          <w:lang w:val="en-US" w:eastAsia="zh-CN" w:bidi="ar-SA"/>
        </w:rPr>
        <w:t>The closed-loop control and traceability module was validated on a simulated 100-layer LPBF build. The defect probability evolved with a base level of 0.20, random anomaly events (25% probability, magnitude 0.1–0.5), natural recovery (5% per layer), and control feedback (60% reduction). Four response levels were triggered: normal (record), mild (mark), moderate (adjust laser power ±5–10% and scan speed ±10–15%), and severe (pause). The closed-loop system achieved an anomaly response rate of 25.0%, with 17 parameter adjustments and 8 pauses. The oscillation guard was not triggered. The final laser power decreased from 200.0 W to 111.3 W (−44.3%). The traceability report records per-layer timestamps, defect states, decisions, and parameter adjustments, and is structured to comply with ASTM E3353 and NASA-STD-6016A.</w:t>
      </w:r>
    </w:p>
    <w:p w14:paraId="0C2CFF1F">
      <w:pPr>
        <w:numPr>
          <w:ilvl w:val="0"/>
          <w:numId w:val="0"/>
        </w:numPr>
        <w:spacing w:line="360" w:lineRule="auto"/>
        <w:ind w:leftChars="0"/>
        <w:jc w:val="both"/>
        <w:rPr>
          <w:rFonts w:hint="default" w:hAnsi="Cambria Math" w:cs="Times New Roman"/>
          <w:b/>
          <w:bCs w:val="0"/>
          <w:i w:val="0"/>
          <w:kern w:val="2"/>
          <w:sz w:val="24"/>
          <w:szCs w:val="24"/>
          <w:lang w:val="en-US" w:eastAsia="zh-CN" w:bidi="ar-SA"/>
        </w:rPr>
      </w:pPr>
    </w:p>
    <w:p w14:paraId="675E79BE">
      <w:pPr>
        <w:numPr>
          <w:ilvl w:val="0"/>
          <w:numId w:val="0"/>
        </w:numPr>
        <w:spacing w:line="360" w:lineRule="auto"/>
        <w:ind w:leftChars="0"/>
        <w:jc w:val="center"/>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Table </w:t>
      </w:r>
      <w:r>
        <w:rPr>
          <w:rFonts w:hint="eastAsia" w:ascii="Times New Roman" w:hAnsi="Times New Roman" w:cs="Times New Roman"/>
          <w:b/>
          <w:bCs/>
          <w:i w:val="0"/>
          <w:iCs w:val="0"/>
          <w:kern w:val="2"/>
          <w:sz w:val="24"/>
          <w:szCs w:val="24"/>
          <w:lang w:val="en-US" w:eastAsia="zh-CN" w:bidi="ar-SA"/>
        </w:rPr>
        <w:t>VIII</w:t>
      </w:r>
      <w:r>
        <w:rPr>
          <w:rFonts w:hint="default" w:ascii="Times New Roman" w:hAnsi="Times New Roman" w:cs="Times New Roman" w:eastAsiaTheme="minorEastAsia"/>
          <w:b/>
          <w:bCs/>
          <w:i w:val="0"/>
          <w:iCs w:val="0"/>
          <w:kern w:val="2"/>
          <w:sz w:val="24"/>
          <w:szCs w:val="24"/>
          <w:lang w:val="en-US" w:eastAsia="zh-CN" w:bidi="ar-SA"/>
        </w:rPr>
        <w:t>. Closed-loop response distribution.</w:t>
      </w:r>
    </w:p>
    <w:tbl>
      <w:tblPr>
        <w:tblStyle w:val="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51DDB9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auto" w:sz="12" w:space="0"/>
              <w:bottom w:val="single" w:color="auto" w:sz="4" w:space="0"/>
            </w:tcBorders>
          </w:tcPr>
          <w:p w14:paraId="15330746">
            <w:pPr>
              <w:numPr>
                <w:ilvl w:val="0"/>
                <w:numId w:val="0"/>
              </w:numPr>
              <w:spacing w:line="360" w:lineRule="auto"/>
              <w:ind w:leftChars="0"/>
              <w:jc w:val="center"/>
              <w:rPr>
                <w:rFonts w:hint="default" w:ascii="Times New Roman" w:hAnsi="Times New Roman" w:cs="Times New Roman"/>
                <w:b/>
                <w:bCs/>
                <w:sz w:val="18"/>
                <w:szCs w:val="18"/>
              </w:rPr>
            </w:pPr>
            <w:r>
              <w:rPr>
                <w:rFonts w:hint="default" w:ascii="Times New Roman" w:hAnsi="Times New Roman" w:cs="Times New Roman" w:eastAsiaTheme="minorEastAsia"/>
                <w:b/>
                <w:bCs/>
                <w:i w:val="0"/>
                <w:iCs w:val="0"/>
                <w:kern w:val="2"/>
                <w:sz w:val="18"/>
                <w:szCs w:val="18"/>
                <w:lang w:val="en-US" w:eastAsia="zh-CN" w:bidi="ar-SA"/>
              </w:rPr>
              <w:t>Level</w:t>
            </w:r>
          </w:p>
        </w:tc>
        <w:tc>
          <w:tcPr>
            <w:tcW w:w="2130" w:type="dxa"/>
            <w:tcBorders>
              <w:top w:val="single" w:color="auto" w:sz="12" w:space="0"/>
              <w:bottom w:val="single" w:color="auto" w:sz="4" w:space="0"/>
            </w:tcBorders>
          </w:tcPr>
          <w:p w14:paraId="54B1E6A1">
            <w:pPr>
              <w:numPr>
                <w:ilvl w:val="0"/>
                <w:numId w:val="0"/>
              </w:numPr>
              <w:spacing w:line="360" w:lineRule="auto"/>
              <w:ind w:leftChars="0"/>
              <w:jc w:val="center"/>
              <w:rPr>
                <w:rFonts w:hint="default" w:ascii="Times New Roman" w:hAnsi="Times New Roman" w:cs="Times New Roman"/>
                <w:b/>
                <w:bCs/>
                <w:sz w:val="18"/>
                <w:szCs w:val="18"/>
              </w:rPr>
            </w:pPr>
            <w:r>
              <w:rPr>
                <w:rFonts w:hint="default" w:ascii="Times New Roman" w:hAnsi="Times New Roman" w:cs="Times New Roman" w:eastAsiaTheme="minorEastAsia"/>
                <w:b/>
                <w:bCs/>
                <w:i w:val="0"/>
                <w:iCs w:val="0"/>
                <w:kern w:val="2"/>
                <w:sz w:val="18"/>
                <w:szCs w:val="18"/>
                <w:lang w:val="en-US" w:eastAsia="zh-CN" w:bidi="ar-SA"/>
              </w:rPr>
              <w:t>Count</w:t>
            </w:r>
          </w:p>
        </w:tc>
        <w:tc>
          <w:tcPr>
            <w:tcW w:w="2131" w:type="dxa"/>
            <w:tcBorders>
              <w:top w:val="single" w:color="auto" w:sz="12" w:space="0"/>
              <w:bottom w:val="single" w:color="auto" w:sz="4" w:space="0"/>
            </w:tcBorders>
          </w:tcPr>
          <w:p w14:paraId="2052CF78">
            <w:pPr>
              <w:numPr>
                <w:ilvl w:val="0"/>
                <w:numId w:val="0"/>
              </w:numPr>
              <w:spacing w:line="360" w:lineRule="auto"/>
              <w:ind w:leftChars="0"/>
              <w:jc w:val="center"/>
              <w:rPr>
                <w:rFonts w:hint="default" w:ascii="Times New Roman" w:hAnsi="Times New Roman" w:cs="Times New Roman"/>
                <w:b/>
                <w:bCs/>
                <w:sz w:val="18"/>
                <w:szCs w:val="18"/>
              </w:rPr>
            </w:pPr>
            <w:r>
              <w:rPr>
                <w:rFonts w:hint="default" w:ascii="Times New Roman" w:hAnsi="Times New Roman" w:cs="Times New Roman" w:eastAsiaTheme="minorEastAsia"/>
                <w:b/>
                <w:bCs/>
                <w:i w:val="0"/>
                <w:iCs w:val="0"/>
                <w:kern w:val="2"/>
                <w:sz w:val="18"/>
                <w:szCs w:val="18"/>
                <w:lang w:val="en-US" w:eastAsia="zh-CN" w:bidi="ar-SA"/>
              </w:rPr>
              <w:t>Ratio</w:t>
            </w:r>
          </w:p>
        </w:tc>
        <w:tc>
          <w:tcPr>
            <w:tcW w:w="2131" w:type="dxa"/>
            <w:tcBorders>
              <w:top w:val="single" w:color="auto" w:sz="12" w:space="0"/>
              <w:bottom w:val="single" w:color="auto" w:sz="4" w:space="0"/>
            </w:tcBorders>
          </w:tcPr>
          <w:p w14:paraId="46A4BB83">
            <w:pPr>
              <w:numPr>
                <w:ilvl w:val="0"/>
                <w:numId w:val="0"/>
              </w:numPr>
              <w:spacing w:line="360" w:lineRule="auto"/>
              <w:ind w:leftChars="0"/>
              <w:jc w:val="center"/>
              <w:rPr>
                <w:rFonts w:hint="default" w:ascii="Times New Roman" w:hAnsi="Times New Roman" w:cs="Times New Roman"/>
                <w:b/>
                <w:bCs/>
                <w:sz w:val="18"/>
                <w:szCs w:val="18"/>
              </w:rPr>
            </w:pPr>
            <w:r>
              <w:rPr>
                <w:rFonts w:hint="default" w:ascii="Times New Roman" w:hAnsi="Times New Roman" w:cs="Times New Roman" w:eastAsiaTheme="minorEastAsia"/>
                <w:b/>
                <w:bCs/>
                <w:i w:val="0"/>
                <w:iCs w:val="0"/>
                <w:kern w:val="2"/>
                <w:sz w:val="18"/>
                <w:szCs w:val="18"/>
                <w:lang w:val="en-US" w:eastAsia="zh-CN" w:bidi="ar-SA"/>
              </w:rPr>
              <w:t>Action</w:t>
            </w:r>
          </w:p>
        </w:tc>
      </w:tr>
      <w:tr w14:paraId="400EF0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auto" w:sz="4" w:space="0"/>
              <w:bottom w:val="nil"/>
            </w:tcBorders>
          </w:tcPr>
          <w:p w14:paraId="547825EB">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Normal</w:t>
            </w:r>
          </w:p>
        </w:tc>
        <w:tc>
          <w:tcPr>
            <w:tcW w:w="2130" w:type="dxa"/>
            <w:tcBorders>
              <w:top w:val="single" w:color="auto" w:sz="4" w:space="0"/>
              <w:bottom w:val="nil"/>
            </w:tcBorders>
          </w:tcPr>
          <w:p w14:paraId="5027EB9E">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49</w:t>
            </w:r>
          </w:p>
        </w:tc>
        <w:tc>
          <w:tcPr>
            <w:tcW w:w="2131" w:type="dxa"/>
            <w:tcBorders>
              <w:top w:val="single" w:color="auto" w:sz="4" w:space="0"/>
              <w:bottom w:val="nil"/>
            </w:tcBorders>
          </w:tcPr>
          <w:p w14:paraId="63E94A0D">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49.0%</w:t>
            </w:r>
          </w:p>
        </w:tc>
        <w:tc>
          <w:tcPr>
            <w:tcW w:w="2131" w:type="dxa"/>
            <w:tcBorders>
              <w:top w:val="single" w:color="auto" w:sz="4" w:space="0"/>
              <w:bottom w:val="nil"/>
            </w:tcBorders>
          </w:tcPr>
          <w:p w14:paraId="37F014E4">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Record</w:t>
            </w:r>
          </w:p>
        </w:tc>
      </w:tr>
      <w:tr w14:paraId="33FA17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bottom w:val="nil"/>
            </w:tcBorders>
          </w:tcPr>
          <w:p w14:paraId="61120E47">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Mild</w:t>
            </w:r>
          </w:p>
        </w:tc>
        <w:tc>
          <w:tcPr>
            <w:tcW w:w="2130" w:type="dxa"/>
            <w:tcBorders>
              <w:top w:val="nil"/>
              <w:bottom w:val="nil"/>
            </w:tcBorders>
          </w:tcPr>
          <w:p w14:paraId="2D66477F">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26</w:t>
            </w:r>
          </w:p>
        </w:tc>
        <w:tc>
          <w:tcPr>
            <w:tcW w:w="2131" w:type="dxa"/>
            <w:tcBorders>
              <w:top w:val="nil"/>
              <w:bottom w:val="nil"/>
            </w:tcBorders>
          </w:tcPr>
          <w:p w14:paraId="6DEAA62A">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26.0%</w:t>
            </w:r>
          </w:p>
        </w:tc>
        <w:tc>
          <w:tcPr>
            <w:tcW w:w="2131" w:type="dxa"/>
            <w:tcBorders>
              <w:top w:val="nil"/>
              <w:bottom w:val="nil"/>
            </w:tcBorders>
          </w:tcPr>
          <w:p w14:paraId="749B9E2D">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Mark</w:t>
            </w:r>
          </w:p>
        </w:tc>
      </w:tr>
      <w:tr w14:paraId="1FF048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bottom w:val="nil"/>
            </w:tcBorders>
          </w:tcPr>
          <w:p w14:paraId="3911A6DF">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Moderate</w:t>
            </w:r>
          </w:p>
        </w:tc>
        <w:tc>
          <w:tcPr>
            <w:tcW w:w="2130" w:type="dxa"/>
            <w:tcBorders>
              <w:top w:val="nil"/>
              <w:bottom w:val="nil"/>
            </w:tcBorders>
          </w:tcPr>
          <w:p w14:paraId="2039D71C">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17</w:t>
            </w:r>
          </w:p>
        </w:tc>
        <w:tc>
          <w:tcPr>
            <w:tcW w:w="2131" w:type="dxa"/>
            <w:tcBorders>
              <w:top w:val="nil"/>
              <w:bottom w:val="nil"/>
            </w:tcBorders>
          </w:tcPr>
          <w:p w14:paraId="6181267F">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17.0%</w:t>
            </w:r>
          </w:p>
        </w:tc>
        <w:tc>
          <w:tcPr>
            <w:tcW w:w="2131" w:type="dxa"/>
            <w:tcBorders>
              <w:top w:val="nil"/>
              <w:bottom w:val="nil"/>
            </w:tcBorders>
          </w:tcPr>
          <w:p w14:paraId="3373C616">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Adjust parameters</w:t>
            </w:r>
          </w:p>
        </w:tc>
      </w:tr>
      <w:tr w14:paraId="599DF8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nil"/>
              <w:bottom w:val="single" w:color="auto" w:sz="12" w:space="0"/>
            </w:tcBorders>
          </w:tcPr>
          <w:p w14:paraId="19F9954D">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Severe</w:t>
            </w:r>
          </w:p>
        </w:tc>
        <w:tc>
          <w:tcPr>
            <w:tcW w:w="2130" w:type="dxa"/>
            <w:tcBorders>
              <w:top w:val="nil"/>
              <w:bottom w:val="single" w:color="auto" w:sz="12" w:space="0"/>
            </w:tcBorders>
          </w:tcPr>
          <w:p w14:paraId="31E41B80">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w:t>
            </w:r>
          </w:p>
        </w:tc>
        <w:tc>
          <w:tcPr>
            <w:tcW w:w="2131" w:type="dxa"/>
            <w:tcBorders>
              <w:top w:val="nil"/>
              <w:bottom w:val="single" w:color="auto" w:sz="12" w:space="0"/>
            </w:tcBorders>
          </w:tcPr>
          <w:p w14:paraId="6590AEC8">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8.0%</w:t>
            </w:r>
          </w:p>
        </w:tc>
        <w:tc>
          <w:tcPr>
            <w:tcW w:w="2131" w:type="dxa"/>
            <w:tcBorders>
              <w:top w:val="nil"/>
              <w:bottom w:val="single" w:color="auto" w:sz="12" w:space="0"/>
            </w:tcBorders>
          </w:tcPr>
          <w:p w14:paraId="44515B6A">
            <w:pPr>
              <w:numPr>
                <w:ilvl w:val="0"/>
                <w:numId w:val="0"/>
              </w:numPr>
              <w:spacing w:line="360" w:lineRule="auto"/>
              <w:ind w:leftChars="0"/>
              <w:jc w:val="center"/>
              <w:rPr>
                <w:rFonts w:hint="default" w:ascii="Times New Roman" w:hAnsi="Times New Roman" w:cs="Times New Roman"/>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Pause</w:t>
            </w:r>
          </w:p>
        </w:tc>
      </w:tr>
    </w:tbl>
    <w:p w14:paraId="5FECF938">
      <w:pPr>
        <w:numPr>
          <w:ilvl w:val="0"/>
          <w:numId w:val="0"/>
        </w:numPr>
        <w:spacing w:line="360" w:lineRule="auto"/>
        <w:ind w:leftChars="0"/>
        <w:jc w:val="both"/>
        <w:rPr>
          <w:rFonts w:hint="default" w:ascii="Times New Roman" w:hAnsi="Times New Roman" w:cs="Times New Roman" w:eastAsiaTheme="minorEastAsia"/>
          <w:b/>
          <w:bCs/>
          <w:i w:val="0"/>
          <w:iCs w:val="0"/>
          <w:kern w:val="2"/>
          <w:sz w:val="24"/>
          <w:szCs w:val="24"/>
          <w:lang w:val="en-US" w:eastAsia="zh-CN" w:bidi="ar-SA"/>
        </w:rPr>
      </w:pPr>
    </w:p>
    <w:p w14:paraId="377FD3DD">
      <w:pPr>
        <w:numPr>
          <w:ilvl w:val="0"/>
          <w:numId w:val="0"/>
        </w:numPr>
        <w:spacing w:line="360" w:lineRule="auto"/>
        <w:ind w:leftChars="0"/>
        <w:jc w:val="center"/>
        <w:rPr>
          <w:rFonts w:hint="default" w:ascii="Times New Roman" w:hAnsi="Times New Roman" w:cs="Times New Roman" w:eastAsiaTheme="minorEastAsia"/>
          <w:b/>
          <w:bCs/>
          <w:i w:val="0"/>
          <w:iCs w:val="0"/>
          <w:kern w:val="2"/>
          <w:sz w:val="28"/>
          <w:szCs w:val="28"/>
          <w:lang w:val="en-US" w:eastAsia="zh-CN" w:bidi="ar-SA"/>
        </w:rPr>
      </w:pPr>
      <w:r>
        <w:rPr>
          <w:rFonts w:hint="default" w:ascii="Times New Roman" w:hAnsi="Times New Roman" w:cs="Times New Roman" w:eastAsiaTheme="minorEastAsia"/>
          <w:b/>
          <w:bCs/>
          <w:i w:val="0"/>
          <w:iCs w:val="0"/>
          <w:kern w:val="2"/>
          <w:sz w:val="28"/>
          <w:szCs w:val="28"/>
          <w:lang w:val="en-US" w:eastAsia="zh-CN" w:bidi="ar-SA"/>
        </w:rPr>
        <w:t>7.8 Ablation Studies</w:t>
      </w:r>
    </w:p>
    <w:p w14:paraId="38864EFF">
      <w:pPr>
        <w:numPr>
          <w:ilvl w:val="0"/>
          <w:numId w:val="0"/>
        </w:numPr>
        <w:spacing w:line="360" w:lineRule="auto"/>
        <w:ind w:leftChars="0"/>
        <w:jc w:val="left"/>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Ablation studies were conducted on both the acoustic and laser ultrasound modules. The 14-dimensional feature set was decomposed into three groups: time-domain (kurtosis, skewness, crest factor), spectral (centroid, bandwidth, entropy), and FFT band energies (8 bands).</w:t>
      </w:r>
    </w:p>
    <w:p w14:paraId="549E795E">
      <w:pPr>
        <w:numPr>
          <w:ilvl w:val="0"/>
          <w:numId w:val="0"/>
        </w:numPr>
        <w:spacing w:line="360" w:lineRule="auto"/>
        <w:ind w:leftChars="0"/>
        <w:jc w:val="center"/>
        <w:rPr>
          <w:rFonts w:hint="default" w:ascii="Times New Roman" w:hAnsi="Times New Roman" w:cs="Times New Roman" w:eastAsiaTheme="minorEastAsia"/>
          <w:b/>
          <w:bCs/>
          <w:i w:val="0"/>
          <w:iCs w:val="0"/>
          <w:kern w:val="2"/>
          <w:sz w:val="18"/>
          <w:szCs w:val="18"/>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Table </w:t>
      </w:r>
      <w:r>
        <w:rPr>
          <w:rFonts w:hint="eastAsia" w:ascii="Times New Roman" w:hAnsi="Times New Roman" w:cs="Times New Roman"/>
          <w:b/>
          <w:bCs/>
          <w:i w:val="0"/>
          <w:iCs w:val="0"/>
          <w:kern w:val="2"/>
          <w:sz w:val="24"/>
          <w:szCs w:val="24"/>
          <w:lang w:val="en-US" w:eastAsia="zh-CN" w:bidi="ar-SA"/>
        </w:rPr>
        <w:t>IX</w:t>
      </w:r>
      <w:r>
        <w:rPr>
          <w:rFonts w:hint="default" w:ascii="Times New Roman" w:hAnsi="Times New Roman" w:cs="Times New Roman" w:eastAsiaTheme="minorEastAsia"/>
          <w:b/>
          <w:bCs/>
          <w:i w:val="0"/>
          <w:iCs w:val="0"/>
          <w:kern w:val="2"/>
          <w:sz w:val="24"/>
          <w:szCs w:val="24"/>
          <w:lang w:val="en-US" w:eastAsia="zh-CN" w:bidi="ar-SA"/>
        </w:rPr>
        <w:t>. Ablation study for the acoustic module (EPFL dataset)</w:t>
      </w:r>
    </w:p>
    <w:tbl>
      <w:tblPr>
        <w:tblStyle w:val="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1"/>
        <w:gridCol w:w="1469"/>
        <w:gridCol w:w="2131"/>
        <w:gridCol w:w="2131"/>
      </w:tblGrid>
      <w:tr w14:paraId="6B1CB5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1" w:type="dxa"/>
            <w:tcBorders>
              <w:top w:val="single" w:color="auto" w:sz="12" w:space="0"/>
              <w:bottom w:val="single" w:color="auto" w:sz="4" w:space="0"/>
            </w:tcBorders>
          </w:tcPr>
          <w:p w14:paraId="78F9692E">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Configuration</w:t>
            </w:r>
          </w:p>
        </w:tc>
        <w:tc>
          <w:tcPr>
            <w:tcW w:w="1469" w:type="dxa"/>
            <w:tcBorders>
              <w:top w:val="single" w:color="auto" w:sz="12" w:space="0"/>
              <w:bottom w:val="single" w:color="auto" w:sz="4" w:space="0"/>
            </w:tcBorders>
          </w:tcPr>
          <w:p w14:paraId="109C6DC4">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KNN</w:t>
            </w:r>
          </w:p>
        </w:tc>
        <w:tc>
          <w:tcPr>
            <w:tcW w:w="2131" w:type="dxa"/>
            <w:tcBorders>
              <w:top w:val="single" w:color="auto" w:sz="12" w:space="0"/>
              <w:bottom w:val="single" w:color="auto" w:sz="4" w:space="0"/>
            </w:tcBorders>
          </w:tcPr>
          <w:p w14:paraId="2CB8D5DA">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MLP</w:t>
            </w:r>
          </w:p>
        </w:tc>
        <w:tc>
          <w:tcPr>
            <w:tcW w:w="2131" w:type="dxa"/>
            <w:tcBorders>
              <w:top w:val="single" w:color="auto" w:sz="12" w:space="0"/>
              <w:bottom w:val="single" w:color="auto" w:sz="4" w:space="0"/>
            </w:tcBorders>
          </w:tcPr>
          <w:p w14:paraId="02DCFC19">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Ensemble</w:t>
            </w:r>
          </w:p>
        </w:tc>
      </w:tr>
      <w:tr w14:paraId="6B3537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1" w:type="dxa"/>
            <w:tcBorders>
              <w:top w:val="single" w:color="auto" w:sz="4" w:space="0"/>
              <w:bottom w:val="nil"/>
            </w:tcBorders>
          </w:tcPr>
          <w:p w14:paraId="142784FA">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Full system (14-dim)</w:t>
            </w:r>
          </w:p>
        </w:tc>
        <w:tc>
          <w:tcPr>
            <w:tcW w:w="1469" w:type="dxa"/>
            <w:tcBorders>
              <w:top w:val="single" w:color="auto" w:sz="4" w:space="0"/>
              <w:bottom w:val="nil"/>
            </w:tcBorders>
          </w:tcPr>
          <w:p w14:paraId="025E69D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85.21%</w:t>
            </w:r>
          </w:p>
        </w:tc>
        <w:tc>
          <w:tcPr>
            <w:tcW w:w="2131" w:type="dxa"/>
            <w:tcBorders>
              <w:top w:val="single" w:color="auto" w:sz="4" w:space="0"/>
              <w:bottom w:val="nil"/>
            </w:tcBorders>
          </w:tcPr>
          <w:p w14:paraId="23FA190D">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87.92%</w:t>
            </w:r>
          </w:p>
        </w:tc>
        <w:tc>
          <w:tcPr>
            <w:tcW w:w="2131" w:type="dxa"/>
            <w:tcBorders>
              <w:top w:val="single" w:color="auto" w:sz="4" w:space="0"/>
              <w:bottom w:val="nil"/>
            </w:tcBorders>
          </w:tcPr>
          <w:p w14:paraId="6CFDBE1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86.56%</w:t>
            </w:r>
          </w:p>
        </w:tc>
      </w:tr>
      <w:tr w14:paraId="510439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1" w:type="dxa"/>
            <w:tcBorders>
              <w:top w:val="nil"/>
              <w:bottom w:val="nil"/>
            </w:tcBorders>
          </w:tcPr>
          <w:p w14:paraId="67BF5F33">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FFT band features (6-dim)</w:t>
            </w:r>
          </w:p>
        </w:tc>
        <w:tc>
          <w:tcPr>
            <w:tcW w:w="1469" w:type="dxa"/>
            <w:tcBorders>
              <w:top w:val="nil"/>
              <w:bottom w:val="nil"/>
            </w:tcBorders>
          </w:tcPr>
          <w:p w14:paraId="21D144C3">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83.75%</w:t>
            </w:r>
          </w:p>
        </w:tc>
        <w:tc>
          <w:tcPr>
            <w:tcW w:w="2131" w:type="dxa"/>
            <w:tcBorders>
              <w:top w:val="nil"/>
              <w:bottom w:val="nil"/>
            </w:tcBorders>
          </w:tcPr>
          <w:p w14:paraId="23945D3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82.92%</w:t>
            </w:r>
          </w:p>
        </w:tc>
        <w:tc>
          <w:tcPr>
            <w:tcW w:w="2131" w:type="dxa"/>
            <w:tcBorders>
              <w:top w:val="nil"/>
              <w:bottom w:val="nil"/>
            </w:tcBorders>
          </w:tcPr>
          <w:p w14:paraId="0D576620">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83.33%</w:t>
            </w:r>
          </w:p>
        </w:tc>
      </w:tr>
      <w:tr w14:paraId="667EB0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1" w:type="dxa"/>
            <w:tcBorders>
              <w:top w:val="nil"/>
              <w:bottom w:val="nil"/>
            </w:tcBorders>
          </w:tcPr>
          <w:p w14:paraId="05763854">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spectral features (8-dim)</w:t>
            </w:r>
          </w:p>
        </w:tc>
        <w:tc>
          <w:tcPr>
            <w:tcW w:w="1469" w:type="dxa"/>
            <w:tcBorders>
              <w:top w:val="nil"/>
              <w:bottom w:val="nil"/>
            </w:tcBorders>
          </w:tcPr>
          <w:p w14:paraId="57CA6EB9">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84.58%</w:t>
            </w:r>
          </w:p>
        </w:tc>
        <w:tc>
          <w:tcPr>
            <w:tcW w:w="2131" w:type="dxa"/>
            <w:tcBorders>
              <w:top w:val="nil"/>
              <w:bottom w:val="nil"/>
            </w:tcBorders>
          </w:tcPr>
          <w:p w14:paraId="0659B8F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86.25%</w:t>
            </w:r>
          </w:p>
        </w:tc>
        <w:tc>
          <w:tcPr>
            <w:tcW w:w="2131" w:type="dxa"/>
            <w:tcBorders>
              <w:top w:val="nil"/>
              <w:bottom w:val="nil"/>
            </w:tcBorders>
          </w:tcPr>
          <w:p w14:paraId="1869A8A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85.42%</w:t>
            </w:r>
          </w:p>
        </w:tc>
      </w:tr>
      <w:tr w14:paraId="117E5B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1" w:type="dxa"/>
            <w:tcBorders>
              <w:top w:val="nil"/>
              <w:bottom w:val="single" w:color="auto" w:sz="12" w:space="0"/>
            </w:tcBorders>
          </w:tcPr>
          <w:p w14:paraId="4E036F65">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time-domain features (8-dim)</w:t>
            </w:r>
          </w:p>
        </w:tc>
        <w:tc>
          <w:tcPr>
            <w:tcW w:w="1469" w:type="dxa"/>
            <w:tcBorders>
              <w:top w:val="nil"/>
              <w:bottom w:val="single" w:color="auto" w:sz="12" w:space="0"/>
            </w:tcBorders>
          </w:tcPr>
          <w:p w14:paraId="3F0F308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85.21%</w:t>
            </w:r>
          </w:p>
        </w:tc>
        <w:tc>
          <w:tcPr>
            <w:tcW w:w="2131" w:type="dxa"/>
            <w:tcBorders>
              <w:top w:val="nil"/>
              <w:bottom w:val="single" w:color="auto" w:sz="12" w:space="0"/>
            </w:tcBorders>
          </w:tcPr>
          <w:p w14:paraId="4DBE8A98">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86.67%</w:t>
            </w:r>
          </w:p>
        </w:tc>
        <w:tc>
          <w:tcPr>
            <w:tcW w:w="2131" w:type="dxa"/>
            <w:tcBorders>
              <w:top w:val="nil"/>
              <w:bottom w:val="single" w:color="auto" w:sz="12" w:space="0"/>
            </w:tcBorders>
          </w:tcPr>
          <w:p w14:paraId="6A435BE9">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85.94%</w:t>
            </w:r>
          </w:p>
        </w:tc>
      </w:tr>
    </w:tbl>
    <w:p w14:paraId="3D01A3AE">
      <w:pPr>
        <w:numPr>
          <w:ilvl w:val="0"/>
          <w:numId w:val="0"/>
        </w:numPr>
        <w:spacing w:line="360" w:lineRule="auto"/>
        <w:ind w:leftChars="0"/>
        <w:jc w:val="both"/>
        <w:rPr>
          <w:rFonts w:hint="default" w:ascii="Times New Roman" w:hAnsi="Times New Roman" w:cs="Times New Roman" w:eastAsiaTheme="minorEastAsia"/>
          <w:b/>
          <w:bCs/>
          <w:i w:val="0"/>
          <w:iCs w:val="0"/>
          <w:kern w:val="2"/>
          <w:sz w:val="24"/>
          <w:szCs w:val="24"/>
          <w:lang w:val="en-US" w:eastAsia="zh-CN" w:bidi="ar-SA"/>
        </w:rPr>
      </w:pPr>
    </w:p>
    <w:p w14:paraId="503EB575">
      <w:pPr>
        <w:numPr>
          <w:ilvl w:val="0"/>
          <w:numId w:val="0"/>
        </w:numPr>
        <w:spacing w:line="360" w:lineRule="auto"/>
        <w:ind w:leftChars="0"/>
        <w:jc w:val="center"/>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Table </w:t>
      </w:r>
      <w:r>
        <w:rPr>
          <w:rFonts w:hint="eastAsia" w:ascii="Times New Roman" w:hAnsi="Times New Roman" w:cs="Times New Roman"/>
          <w:b/>
          <w:bCs/>
          <w:i w:val="0"/>
          <w:iCs w:val="0"/>
          <w:kern w:val="2"/>
          <w:sz w:val="24"/>
          <w:szCs w:val="24"/>
          <w:lang w:val="en-US" w:eastAsia="zh-CN" w:bidi="ar-SA"/>
        </w:rPr>
        <w:t>X</w:t>
      </w:r>
      <w:r>
        <w:rPr>
          <w:rFonts w:hint="default" w:ascii="Times New Roman" w:hAnsi="Times New Roman" w:cs="Times New Roman" w:eastAsiaTheme="minorEastAsia"/>
          <w:b/>
          <w:bCs/>
          <w:i w:val="0"/>
          <w:iCs w:val="0"/>
          <w:kern w:val="2"/>
          <w:sz w:val="24"/>
          <w:szCs w:val="24"/>
          <w:lang w:val="en-US" w:eastAsia="zh-CN" w:bidi="ar-SA"/>
        </w:rPr>
        <w:t>. Ablation study for the laser ultrasound module (Cranfield dataset)</w:t>
      </w:r>
    </w:p>
    <w:tbl>
      <w:tblPr>
        <w:tblStyle w:val="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1"/>
        <w:gridCol w:w="1764"/>
        <w:gridCol w:w="1200"/>
        <w:gridCol w:w="1320"/>
      </w:tblGrid>
      <w:tr w14:paraId="537482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single" w:color="auto" w:sz="12" w:space="0"/>
              <w:bottom w:val="single" w:color="auto" w:sz="4" w:space="0"/>
            </w:tcBorders>
          </w:tcPr>
          <w:p w14:paraId="03A83A71">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Configuration</w:t>
            </w:r>
          </w:p>
        </w:tc>
        <w:tc>
          <w:tcPr>
            <w:tcW w:w="1764" w:type="dxa"/>
            <w:tcBorders>
              <w:top w:val="single" w:color="auto" w:sz="12" w:space="0"/>
              <w:bottom w:val="single" w:color="auto" w:sz="4" w:space="0"/>
            </w:tcBorders>
          </w:tcPr>
          <w:p w14:paraId="67050A9C">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KNN</w:t>
            </w:r>
          </w:p>
        </w:tc>
        <w:tc>
          <w:tcPr>
            <w:tcW w:w="1200" w:type="dxa"/>
            <w:tcBorders>
              <w:top w:val="single" w:color="auto" w:sz="12" w:space="0"/>
              <w:bottom w:val="single" w:color="auto" w:sz="4" w:space="0"/>
            </w:tcBorders>
          </w:tcPr>
          <w:p w14:paraId="00DCBA4C">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MLP</w:t>
            </w:r>
          </w:p>
        </w:tc>
        <w:tc>
          <w:tcPr>
            <w:tcW w:w="1320" w:type="dxa"/>
            <w:tcBorders>
              <w:top w:val="single" w:color="auto" w:sz="12" w:space="0"/>
              <w:bottom w:val="single" w:color="auto" w:sz="4" w:space="0"/>
            </w:tcBorders>
          </w:tcPr>
          <w:p w14:paraId="1D2492C2">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Ensemble</w:t>
            </w:r>
          </w:p>
        </w:tc>
      </w:tr>
      <w:tr w14:paraId="183056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single" w:color="auto" w:sz="4" w:space="0"/>
              <w:bottom w:val="nil"/>
            </w:tcBorders>
          </w:tcPr>
          <w:p w14:paraId="22C77C84">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Full system (14-dim)</w:t>
            </w:r>
          </w:p>
        </w:tc>
        <w:tc>
          <w:tcPr>
            <w:tcW w:w="1764" w:type="dxa"/>
            <w:tcBorders>
              <w:top w:val="single" w:color="auto" w:sz="4" w:space="0"/>
              <w:bottom w:val="nil"/>
            </w:tcBorders>
          </w:tcPr>
          <w:p w14:paraId="3EF50B4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95.24%</w:t>
            </w:r>
          </w:p>
        </w:tc>
        <w:tc>
          <w:tcPr>
            <w:tcW w:w="1200" w:type="dxa"/>
            <w:tcBorders>
              <w:top w:val="single" w:color="auto" w:sz="4" w:space="0"/>
              <w:bottom w:val="nil"/>
            </w:tcBorders>
          </w:tcPr>
          <w:p w14:paraId="163CA7FE">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93.41%</w:t>
            </w:r>
          </w:p>
        </w:tc>
        <w:tc>
          <w:tcPr>
            <w:tcW w:w="1320" w:type="dxa"/>
            <w:tcBorders>
              <w:top w:val="single" w:color="auto" w:sz="4" w:space="0"/>
              <w:bottom w:val="nil"/>
            </w:tcBorders>
          </w:tcPr>
          <w:p w14:paraId="6386F922">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94.32%</w:t>
            </w:r>
          </w:p>
        </w:tc>
      </w:tr>
      <w:tr w14:paraId="023F5B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nil"/>
              <w:bottom w:val="nil"/>
            </w:tcBorders>
          </w:tcPr>
          <w:p w14:paraId="377794E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FFT band features (6-dim)</w:t>
            </w:r>
          </w:p>
        </w:tc>
        <w:tc>
          <w:tcPr>
            <w:tcW w:w="1764" w:type="dxa"/>
            <w:tcBorders>
              <w:top w:val="nil"/>
              <w:bottom w:val="nil"/>
            </w:tcBorders>
          </w:tcPr>
          <w:p w14:paraId="55D26634">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93.04%</w:t>
            </w:r>
          </w:p>
        </w:tc>
        <w:tc>
          <w:tcPr>
            <w:tcW w:w="1200" w:type="dxa"/>
            <w:tcBorders>
              <w:top w:val="nil"/>
              <w:bottom w:val="nil"/>
            </w:tcBorders>
          </w:tcPr>
          <w:p w14:paraId="4AA28440">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91.21%</w:t>
            </w:r>
          </w:p>
        </w:tc>
        <w:tc>
          <w:tcPr>
            <w:tcW w:w="1320" w:type="dxa"/>
            <w:tcBorders>
              <w:top w:val="nil"/>
              <w:bottom w:val="nil"/>
            </w:tcBorders>
          </w:tcPr>
          <w:p w14:paraId="0B51080A">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92.12%</w:t>
            </w:r>
          </w:p>
        </w:tc>
      </w:tr>
      <w:tr w14:paraId="05CE0B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nil"/>
              <w:bottom w:val="nil"/>
            </w:tcBorders>
          </w:tcPr>
          <w:p w14:paraId="12F78FDE">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spectral features (8-dim)</w:t>
            </w:r>
          </w:p>
        </w:tc>
        <w:tc>
          <w:tcPr>
            <w:tcW w:w="1764" w:type="dxa"/>
            <w:tcBorders>
              <w:top w:val="nil"/>
              <w:bottom w:val="nil"/>
            </w:tcBorders>
          </w:tcPr>
          <w:p w14:paraId="0C732058">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95.24%</w:t>
            </w:r>
          </w:p>
        </w:tc>
        <w:tc>
          <w:tcPr>
            <w:tcW w:w="1200" w:type="dxa"/>
            <w:tcBorders>
              <w:top w:val="nil"/>
              <w:bottom w:val="nil"/>
            </w:tcBorders>
          </w:tcPr>
          <w:p w14:paraId="1C5F7809">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94.14%</w:t>
            </w:r>
          </w:p>
        </w:tc>
        <w:tc>
          <w:tcPr>
            <w:tcW w:w="1320" w:type="dxa"/>
            <w:tcBorders>
              <w:top w:val="nil"/>
              <w:bottom w:val="nil"/>
            </w:tcBorders>
          </w:tcPr>
          <w:p w14:paraId="35127B2D">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94.69%</w:t>
            </w:r>
          </w:p>
        </w:tc>
      </w:tr>
      <w:tr w14:paraId="115FA7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dxa"/>
            <w:tcBorders>
              <w:top w:val="nil"/>
              <w:bottom w:val="single" w:color="auto" w:sz="12" w:space="0"/>
            </w:tcBorders>
          </w:tcPr>
          <w:p w14:paraId="4B4196FE">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w/o time-domain features (8-dim)</w:t>
            </w:r>
          </w:p>
        </w:tc>
        <w:tc>
          <w:tcPr>
            <w:tcW w:w="1764" w:type="dxa"/>
            <w:tcBorders>
              <w:top w:val="nil"/>
              <w:bottom w:val="single" w:color="auto" w:sz="12" w:space="0"/>
            </w:tcBorders>
          </w:tcPr>
          <w:p w14:paraId="3F6D455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93.41%</w:t>
            </w:r>
          </w:p>
        </w:tc>
        <w:tc>
          <w:tcPr>
            <w:tcW w:w="1200" w:type="dxa"/>
            <w:tcBorders>
              <w:top w:val="nil"/>
              <w:bottom w:val="single" w:color="auto" w:sz="12" w:space="0"/>
            </w:tcBorders>
          </w:tcPr>
          <w:p w14:paraId="6D75C9E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91.21%</w:t>
            </w:r>
          </w:p>
        </w:tc>
        <w:tc>
          <w:tcPr>
            <w:tcW w:w="1320" w:type="dxa"/>
            <w:tcBorders>
              <w:top w:val="nil"/>
              <w:bottom w:val="single" w:color="auto" w:sz="12" w:space="0"/>
            </w:tcBorders>
          </w:tcPr>
          <w:p w14:paraId="44287DB9">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92.31%</w:t>
            </w:r>
          </w:p>
        </w:tc>
      </w:tr>
    </w:tbl>
    <w:p w14:paraId="1D5DB868">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results show that the acoustic module is most sensitive to FFT band features (removing them causes a 3.23% drop), while the laser ultrasound module is also most sensitive to FFT band features (removing them causes a 2.20% drop). The optimal classifier also differs: MLP is better for acoustic signals, while KNN is better for laser ultrasound. This confirms that feature extraction should be modality-adaptive.</w:t>
      </w:r>
    </w:p>
    <w:p w14:paraId="16AEA691">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01D6F82E">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Figure 15 shows the Pearson correlation matrices of the 14 features. High correlations (|r| &gt; 0.8) are mainly observed within the same feature category, such as between adjacent FFT bands or between time-domain peak indicators (kurtosis and crest factor). Cross-category correlations are generally lower. This indicates that the four feature groups (time-domain, spectral, FFT band energies, and spectral entropy) capture complementary information. The ablation study further confirms this: removing any feature group leads to a drop in classification accuracy, demonstrating that the high correlations within each group do not imply redundancy. Therefore, the full 14-dimensional feature set is retained.</w:t>
      </w:r>
    </w:p>
    <w:p w14:paraId="27FBA5E0">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44ADEC7A">
      <w:pPr>
        <w:numPr>
          <w:ilvl w:val="0"/>
          <w:numId w:val="0"/>
        </w:numPr>
        <w:spacing w:line="360" w:lineRule="auto"/>
        <w:ind w:leftChars="0"/>
        <w:jc w:val="both"/>
        <w:rPr>
          <w:rFonts w:hint="default" w:ascii="Times New Roman" w:hAnsi="Times New Roman" w:cs="Times New Roman" w:eastAsiaTheme="minorEastAsia"/>
          <w:b/>
          <w:bCs/>
          <w:i w:val="0"/>
          <w:iCs w:val="0"/>
          <w:kern w:val="2"/>
          <w:sz w:val="28"/>
          <w:szCs w:val="28"/>
          <w:lang w:val="en-US" w:eastAsia="zh-CN" w:bidi="ar-SA"/>
        </w:rPr>
      </w:pPr>
      <w:r>
        <w:rPr>
          <w:rFonts w:hint="default" w:ascii="Times New Roman" w:hAnsi="Times New Roman" w:cs="Times New Roman" w:eastAsiaTheme="minorEastAsia"/>
          <w:b/>
          <w:bCs/>
          <w:i w:val="0"/>
          <w:iCs w:val="0"/>
          <w:kern w:val="2"/>
          <w:sz w:val="28"/>
          <w:szCs w:val="28"/>
          <w:lang w:val="en-US" w:eastAsia="zh-CN" w:bidi="ar-SA"/>
        </w:rPr>
        <w:t>7.9 Computational Complexity Analysis</w:t>
      </w:r>
    </w:p>
    <w:p w14:paraId="382B26A5">
      <w:pPr>
        <w:numPr>
          <w:ilvl w:val="0"/>
          <w:numId w:val="0"/>
        </w:numPr>
        <w:spacing w:line="360" w:lineRule="auto"/>
        <w:ind w:leftChars="0"/>
        <w:jc w:val="both"/>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end-to-end latency per layer was estimated at 0.66 ms, with 1.11 MB peak memory and 3139 MLP parameters. Feature extraction (5000 samples, 14-dim) required 0.656 ms. MLP forward pass had a latency of 0.00032 ms per sample. The Kalman fusion over 200 time steps with three modalities completed in 0.1054 ms. Compared with the traditional SAFT algorithm, which has a time complexity of O(N_e² · N_t · N_z), the proposed Kalman-based approach reduces the complexity to O(N · M), enabling sparse-data operation and on-edge deployment. The proposed unwrapping method has time complexity O(P) + O(P log P), comparable to DCT least-squares unwrapping.</w:t>
      </w:r>
    </w:p>
    <w:p w14:paraId="62E05F0A">
      <w:pPr>
        <w:numPr>
          <w:ilvl w:val="0"/>
          <w:numId w:val="0"/>
        </w:numPr>
        <w:spacing w:line="360" w:lineRule="auto"/>
        <w:ind w:leftChars="0"/>
        <w:jc w:val="both"/>
        <w:rPr>
          <w:rFonts w:hint="default" w:ascii="Times New Roman" w:hAnsi="Times New Roman" w:cs="Times New Roman" w:eastAsiaTheme="minorEastAsia"/>
          <w:b/>
          <w:bCs/>
          <w:i w:val="0"/>
          <w:iCs w:val="0"/>
          <w:kern w:val="2"/>
          <w:sz w:val="24"/>
          <w:szCs w:val="24"/>
          <w:lang w:val="en-US" w:eastAsia="zh-CN" w:bidi="ar-SA"/>
        </w:rPr>
      </w:pPr>
    </w:p>
    <w:p w14:paraId="26E7A050">
      <w:pPr>
        <w:numPr>
          <w:ilvl w:val="0"/>
          <w:numId w:val="0"/>
        </w:numPr>
        <w:spacing w:line="360" w:lineRule="auto"/>
        <w:ind w:leftChars="0"/>
        <w:jc w:val="center"/>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Table </w:t>
      </w:r>
      <w:r>
        <w:rPr>
          <w:rFonts w:hint="eastAsia" w:ascii="Times New Roman" w:hAnsi="Times New Roman" w:cs="Times New Roman"/>
          <w:b/>
          <w:bCs/>
          <w:i w:val="0"/>
          <w:iCs w:val="0"/>
          <w:kern w:val="2"/>
          <w:sz w:val="24"/>
          <w:szCs w:val="24"/>
          <w:lang w:val="en-US" w:eastAsia="zh-CN" w:bidi="ar-SA"/>
        </w:rPr>
        <w:t>XI</w:t>
      </w:r>
      <w:r>
        <w:rPr>
          <w:rFonts w:hint="default" w:ascii="Times New Roman" w:hAnsi="Times New Roman" w:cs="Times New Roman" w:eastAsiaTheme="minorEastAsia"/>
          <w:b/>
          <w:bCs/>
          <w:i w:val="0"/>
          <w:iCs w:val="0"/>
          <w:kern w:val="2"/>
          <w:sz w:val="24"/>
          <w:szCs w:val="24"/>
          <w:lang w:val="en-US" w:eastAsia="zh-CN" w:bidi="ar-SA"/>
        </w:rPr>
        <w:t>. Computational complexity comparison.</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5"/>
        <w:gridCol w:w="2232"/>
        <w:gridCol w:w="2016"/>
      </w:tblGrid>
      <w:tr w14:paraId="5C4F3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single" w:color="auto" w:sz="12" w:space="0"/>
              <w:bottom w:val="single" w:color="auto" w:sz="4" w:space="0"/>
            </w:tcBorders>
          </w:tcPr>
          <w:p w14:paraId="09034601">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Method</w:t>
            </w:r>
          </w:p>
        </w:tc>
        <w:tc>
          <w:tcPr>
            <w:tcW w:w="2232" w:type="dxa"/>
            <w:tcBorders>
              <w:top w:val="single" w:color="auto" w:sz="12" w:space="0"/>
              <w:bottom w:val="single" w:color="auto" w:sz="4" w:space="0"/>
            </w:tcBorders>
          </w:tcPr>
          <w:p w14:paraId="5EEE3C8A">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Time Complexity</w:t>
            </w:r>
          </w:p>
        </w:tc>
        <w:tc>
          <w:tcPr>
            <w:tcW w:w="2016" w:type="dxa"/>
            <w:tcBorders>
              <w:top w:val="single" w:color="auto" w:sz="12" w:space="0"/>
              <w:bottom w:val="single" w:color="auto" w:sz="4" w:space="0"/>
            </w:tcBorders>
          </w:tcPr>
          <w:p w14:paraId="49253B60">
            <w:pPr>
              <w:numPr>
                <w:ilvl w:val="0"/>
                <w:numId w:val="0"/>
              </w:numPr>
              <w:spacing w:line="360" w:lineRule="auto"/>
              <w:ind w:leftChars="0"/>
              <w:jc w:val="center"/>
              <w:rPr>
                <w:sz w:val="18"/>
                <w:szCs w:val="18"/>
              </w:rPr>
            </w:pPr>
            <w:r>
              <w:rPr>
                <w:rFonts w:hint="default" w:ascii="Times New Roman" w:hAnsi="Times New Roman" w:cs="Times New Roman" w:eastAsiaTheme="minorEastAsia"/>
                <w:b/>
                <w:bCs/>
                <w:i w:val="0"/>
                <w:iCs w:val="0"/>
                <w:kern w:val="2"/>
                <w:sz w:val="18"/>
                <w:szCs w:val="18"/>
                <w:lang w:val="en-US" w:eastAsia="zh-CN" w:bidi="ar-SA"/>
              </w:rPr>
              <w:t>Space Complexity</w:t>
            </w:r>
          </w:p>
        </w:tc>
      </w:tr>
      <w:tr w14:paraId="48CE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single" w:color="auto" w:sz="4" w:space="0"/>
              <w:bottom w:val="nil"/>
            </w:tcBorders>
          </w:tcPr>
          <w:p w14:paraId="17CDF242">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Kalman fusion</w:t>
            </w:r>
          </w:p>
        </w:tc>
        <w:tc>
          <w:tcPr>
            <w:tcW w:w="2232" w:type="dxa"/>
            <w:tcBorders>
              <w:top w:val="single" w:color="auto" w:sz="4" w:space="0"/>
              <w:bottom w:val="nil"/>
            </w:tcBorders>
          </w:tcPr>
          <w:p w14:paraId="3B28D85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 · M)</w:t>
            </w:r>
          </w:p>
        </w:tc>
        <w:tc>
          <w:tcPr>
            <w:tcW w:w="2016" w:type="dxa"/>
            <w:tcBorders>
              <w:top w:val="single" w:color="auto" w:sz="4" w:space="0"/>
              <w:bottom w:val="nil"/>
            </w:tcBorders>
          </w:tcPr>
          <w:p w14:paraId="32EED892">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w:t>
            </w:r>
          </w:p>
        </w:tc>
      </w:tr>
      <w:tr w14:paraId="64A1A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nil"/>
            </w:tcBorders>
          </w:tcPr>
          <w:p w14:paraId="4DB34368">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KNN inference</w:t>
            </w:r>
          </w:p>
        </w:tc>
        <w:tc>
          <w:tcPr>
            <w:tcW w:w="2232" w:type="dxa"/>
            <w:tcBorders>
              <w:top w:val="nil"/>
              <w:bottom w:val="nil"/>
            </w:tcBorders>
          </w:tcPr>
          <w:p w14:paraId="3212EF5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O(N_train · d)</w:t>
            </w:r>
          </w:p>
        </w:tc>
        <w:tc>
          <w:tcPr>
            <w:tcW w:w="2016" w:type="dxa"/>
            <w:tcBorders>
              <w:top w:val="nil"/>
              <w:bottom w:val="nil"/>
            </w:tcBorders>
          </w:tcPr>
          <w:p w14:paraId="74CF864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O(N_train · d)</w:t>
            </w:r>
          </w:p>
        </w:tc>
      </w:tr>
      <w:tr w14:paraId="41976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nil"/>
            </w:tcBorders>
          </w:tcPr>
          <w:p w14:paraId="7B7FE05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MLP forward</w:t>
            </w:r>
          </w:p>
        </w:tc>
        <w:tc>
          <w:tcPr>
            <w:tcW w:w="2232" w:type="dxa"/>
            <w:tcBorders>
              <w:top w:val="nil"/>
              <w:bottom w:val="nil"/>
            </w:tcBorders>
          </w:tcPr>
          <w:p w14:paraId="1D18582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O(d·h1 + h1·h2 + h2·C)</w:t>
            </w:r>
          </w:p>
        </w:tc>
        <w:tc>
          <w:tcPr>
            <w:tcW w:w="2016" w:type="dxa"/>
            <w:tcBorders>
              <w:top w:val="nil"/>
              <w:bottom w:val="nil"/>
            </w:tcBorders>
          </w:tcPr>
          <w:p w14:paraId="4E43456B">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O(d·h1 + h1·h2 + h2·C)</w:t>
            </w:r>
          </w:p>
        </w:tc>
      </w:tr>
      <w:tr w14:paraId="50F8A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nil"/>
            </w:tcBorders>
          </w:tcPr>
          <w:p w14:paraId="16E0B4A1">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SAFT (baseline)</w:t>
            </w:r>
          </w:p>
        </w:tc>
        <w:tc>
          <w:tcPr>
            <w:tcW w:w="2232" w:type="dxa"/>
            <w:tcBorders>
              <w:top w:val="nil"/>
              <w:bottom w:val="nil"/>
            </w:tcBorders>
          </w:tcPr>
          <w:p w14:paraId="2D44B9BC">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O(N_e² · N_t · N_z)</w:t>
            </w:r>
          </w:p>
        </w:tc>
        <w:tc>
          <w:tcPr>
            <w:tcW w:w="2016" w:type="dxa"/>
            <w:tcBorders>
              <w:top w:val="nil"/>
              <w:bottom w:val="nil"/>
            </w:tcBorders>
          </w:tcPr>
          <w:p w14:paraId="68194688">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O(N_e² · N_t)</w:t>
            </w:r>
          </w:p>
        </w:tc>
      </w:tr>
      <w:tr w14:paraId="566FB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nil"/>
            </w:tcBorders>
          </w:tcPr>
          <w:p w14:paraId="2953F20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Traditional unwrapping</w:t>
            </w:r>
          </w:p>
        </w:tc>
        <w:tc>
          <w:tcPr>
            <w:tcW w:w="2232" w:type="dxa"/>
            <w:tcBorders>
              <w:top w:val="nil"/>
              <w:bottom w:val="nil"/>
            </w:tcBorders>
          </w:tcPr>
          <w:p w14:paraId="27BC28F3">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w:t>
            </w:r>
          </w:p>
        </w:tc>
        <w:tc>
          <w:tcPr>
            <w:tcW w:w="2016" w:type="dxa"/>
            <w:tcBorders>
              <w:top w:val="nil"/>
              <w:bottom w:val="nil"/>
            </w:tcBorders>
          </w:tcPr>
          <w:p w14:paraId="2648C994">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w:t>
            </w:r>
          </w:p>
        </w:tc>
      </w:tr>
      <w:tr w14:paraId="209DD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nil"/>
            </w:tcBorders>
          </w:tcPr>
          <w:p w14:paraId="25B5272F">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DCT least squares</w:t>
            </w:r>
          </w:p>
        </w:tc>
        <w:tc>
          <w:tcPr>
            <w:tcW w:w="2232" w:type="dxa"/>
            <w:tcBorders>
              <w:top w:val="nil"/>
              <w:bottom w:val="nil"/>
            </w:tcBorders>
          </w:tcPr>
          <w:p w14:paraId="59B23B74">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 log P)</w:t>
            </w:r>
          </w:p>
        </w:tc>
        <w:tc>
          <w:tcPr>
            <w:tcW w:w="2016" w:type="dxa"/>
            <w:tcBorders>
              <w:top w:val="nil"/>
              <w:bottom w:val="nil"/>
            </w:tcBorders>
          </w:tcPr>
          <w:p w14:paraId="45E64A56">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w:t>
            </w:r>
          </w:p>
        </w:tc>
      </w:tr>
      <w:tr w14:paraId="6092B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35" w:type="dxa"/>
            <w:tcBorders>
              <w:top w:val="nil"/>
              <w:bottom w:val="single" w:color="auto" w:sz="12" w:space="0"/>
            </w:tcBorders>
          </w:tcPr>
          <w:p w14:paraId="050515C3">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Proposed unwrapping</w:t>
            </w:r>
          </w:p>
        </w:tc>
        <w:tc>
          <w:tcPr>
            <w:tcW w:w="2232" w:type="dxa"/>
            <w:tcBorders>
              <w:top w:val="nil"/>
              <w:bottom w:val="single" w:color="auto" w:sz="12" w:space="0"/>
            </w:tcBorders>
          </w:tcPr>
          <w:p w14:paraId="4EB65A5C">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 + O(P log P)</w:t>
            </w:r>
          </w:p>
        </w:tc>
        <w:tc>
          <w:tcPr>
            <w:tcW w:w="2016" w:type="dxa"/>
            <w:tcBorders>
              <w:top w:val="nil"/>
              <w:bottom w:val="single" w:color="auto" w:sz="12" w:space="0"/>
            </w:tcBorders>
          </w:tcPr>
          <w:p w14:paraId="64FF6CFD">
            <w:pPr>
              <w:numPr>
                <w:ilvl w:val="0"/>
                <w:numId w:val="0"/>
              </w:numPr>
              <w:spacing w:line="360" w:lineRule="auto"/>
              <w:ind w:leftChars="0"/>
              <w:jc w:val="center"/>
              <w:rPr>
                <w:b w:val="0"/>
                <w:bCs w:val="0"/>
                <w:sz w:val="18"/>
                <w:szCs w:val="18"/>
              </w:rPr>
            </w:pPr>
            <w:r>
              <w:rPr>
                <w:rFonts w:hint="default" w:ascii="Times New Roman" w:hAnsi="Times New Roman" w:cs="Times New Roman" w:eastAsiaTheme="minorEastAsia"/>
                <w:b w:val="0"/>
                <w:bCs w:val="0"/>
                <w:i w:val="0"/>
                <w:iCs w:val="0"/>
                <w:kern w:val="2"/>
                <w:sz w:val="18"/>
                <w:szCs w:val="18"/>
                <w:lang w:val="en-US" w:eastAsia="zh-CN" w:bidi="ar-SA"/>
              </w:rPr>
              <w:t>O(P)</w:t>
            </w:r>
          </w:p>
        </w:tc>
      </w:tr>
    </w:tbl>
    <w:p w14:paraId="2F5C26DF">
      <w:pPr>
        <w:numPr>
          <w:ilvl w:val="0"/>
          <w:numId w:val="0"/>
        </w:numPr>
        <w:spacing w:line="360" w:lineRule="auto"/>
        <w:ind w:leftChars="0"/>
        <w:jc w:val="center"/>
        <w:rPr>
          <w:rFonts w:hint="default" w:ascii="Times New Roman" w:hAnsi="Times New Roman" w:cs="Times New Roman" w:eastAsiaTheme="minorEastAsia"/>
          <w:b/>
          <w:bCs/>
          <w:i w:val="0"/>
          <w:iCs w:val="0"/>
          <w:kern w:val="2"/>
          <w:sz w:val="24"/>
          <w:szCs w:val="24"/>
          <w:lang w:val="en-US" w:eastAsia="zh-CN" w:bidi="ar-SA"/>
        </w:rPr>
      </w:pPr>
    </w:p>
    <w:p w14:paraId="6B57CA35">
      <w:pPr>
        <w:numPr>
          <w:ilvl w:val="0"/>
          <w:numId w:val="0"/>
        </w:numPr>
        <w:spacing w:line="360" w:lineRule="auto"/>
        <w:ind w:leftChars="0"/>
        <w:jc w:val="left"/>
        <w:rPr>
          <w:rFonts w:hint="default" w:ascii="Times New Roman" w:hAnsi="Times New Roman" w:cs="Times New Roman" w:eastAsiaTheme="minorEastAsia"/>
          <w:b/>
          <w:bCs/>
          <w:i w:val="0"/>
          <w:iCs w:val="0"/>
          <w:kern w:val="2"/>
          <w:sz w:val="28"/>
          <w:szCs w:val="28"/>
          <w:lang w:val="en-US" w:eastAsia="zh-CN" w:bidi="ar-SA"/>
        </w:rPr>
      </w:pPr>
      <w:r>
        <w:rPr>
          <w:rFonts w:hint="eastAsia" w:ascii="Times New Roman" w:hAnsi="Times New Roman" w:cs="Times New Roman"/>
          <w:b/>
          <w:bCs/>
          <w:i w:val="0"/>
          <w:iCs w:val="0"/>
          <w:kern w:val="2"/>
          <w:sz w:val="28"/>
          <w:szCs w:val="28"/>
          <w:lang w:val="en-US" w:eastAsia="zh-CN" w:bidi="ar-SA"/>
        </w:rPr>
        <w:t>8.</w:t>
      </w:r>
      <w:r>
        <w:rPr>
          <w:rFonts w:hint="default" w:ascii="Times New Roman" w:hAnsi="Times New Roman" w:cs="Times New Roman" w:eastAsiaTheme="minorEastAsia"/>
          <w:b/>
          <w:bCs/>
          <w:i w:val="0"/>
          <w:iCs w:val="0"/>
          <w:kern w:val="2"/>
          <w:sz w:val="28"/>
          <w:szCs w:val="28"/>
          <w:lang w:val="en-US" w:eastAsia="zh-CN" w:bidi="ar-SA"/>
        </w:rPr>
        <w:t>Discussion</w:t>
      </w:r>
    </w:p>
    <w:p w14:paraId="26CFAE7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05FD5105">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experimental validation demonstrated that the proposed multi-modal monitoring system can effectively process real and simulated data from LPBF and DED processes. The key findings are summarized as follows.</w:t>
      </w:r>
    </w:p>
    <w:p w14:paraId="5D8AD2B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52D7E2C9">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Unified Kalman framework.</w:t>
      </w:r>
      <w:r>
        <w:rPr>
          <w:rFonts w:hint="default" w:ascii="Times New Roman" w:hAnsi="Times New Roman" w:cs="Times New Roman" w:eastAsiaTheme="minorEastAsia"/>
          <w:b w:val="0"/>
          <w:bCs w:val="0"/>
          <w:i w:val="0"/>
          <w:iCs w:val="0"/>
          <w:kern w:val="2"/>
          <w:sz w:val="24"/>
          <w:szCs w:val="24"/>
          <w:lang w:val="en-US" w:eastAsia="zh-CN" w:bidi="ar-SA"/>
        </w:rPr>
        <w:t xml:space="preserve"> The unified Kalman filter reduced the multi-modal fusion RMSE from 0.790 mm (acoustic only) to 0.114 mm, an 85.6% reduction. Ten independent runs with different random seeds confirmed that the improvement is statistically significant (paired t-test, t = 43.984, p = 8.11 × 10⁻¹²). The adaptive weights automatically assigned 14.1%, 57.7%, and 28.3% to acoustic, laser ultrasound, and point cloud modalities, respectively, which is consistent with the physical expectation that the most accurate modality receives the highest weight. This confirms that the same Kalman kernel can serve as a unified estimator for fusion, phase unwrapping, and ultrasonic defect localization, reducing algorithmic redundancy and ensuring global state consistency.</w:t>
      </w:r>
    </w:p>
    <w:p w14:paraId="5AD07D19">
      <w:pPr>
        <w:numPr>
          <w:ilvl w:val="0"/>
          <w:numId w:val="0"/>
        </w:numPr>
        <w:spacing w:line="360" w:lineRule="auto"/>
        <w:ind w:leftChars="0"/>
        <w:jc w:val="left"/>
        <w:rPr>
          <w:rFonts w:hint="default" w:ascii="Times New Roman" w:hAnsi="Times New Roman" w:cs="Times New Roman" w:eastAsiaTheme="minorEastAsia"/>
          <w:b/>
          <w:bCs/>
          <w:i w:val="0"/>
          <w:iCs w:val="0"/>
          <w:kern w:val="2"/>
          <w:sz w:val="24"/>
          <w:szCs w:val="24"/>
          <w:lang w:val="en-US" w:eastAsia="zh-CN" w:bidi="ar-SA"/>
        </w:rPr>
      </w:pPr>
    </w:p>
    <w:p w14:paraId="3E44FB0F">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Comparison with existing approaches.</w:t>
      </w:r>
      <w:r>
        <w:rPr>
          <w:rFonts w:hint="default" w:ascii="Times New Roman" w:hAnsi="Times New Roman" w:cs="Times New Roman" w:eastAsiaTheme="minorEastAsia"/>
          <w:b w:val="0"/>
          <w:bCs w:val="0"/>
          <w:i w:val="0"/>
          <w:iCs w:val="0"/>
          <w:kern w:val="2"/>
          <w:sz w:val="24"/>
          <w:szCs w:val="24"/>
          <w:lang w:val="en-US" w:eastAsia="zh-CN" w:bidi="ar-SA"/>
        </w:rPr>
        <w:t xml:space="preserve"> The proposed unified Kalman framework offers distinct advantages over existing approaches. The EnKF digital twin [18] estimates temperature fields but does not integrate multi-modal fusion or phase unwrapping. The multi-sensor fusion method in [19] treats fusion and defect detection as separate tasks, leading to redundant computation and inconsistent state estimation. In contrast, our method unifies three tasks—multi-modal fusion, phase unwrapping, and ultrasonic defect localization—into a single recursive estimator, reducing fusion RMSE by 85.6% and phase unwrapping RMSE by 21.0%. Furthermore, unlike cloud-based AI methods [10] that introduce seconds of latency and data leakage risks, our framework performs all inference locally on the edge device.</w:t>
      </w:r>
    </w:p>
    <w:p w14:paraId="2C4C9D93">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1A9AEFBC">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Physics + AI hybrid architecture.</w:t>
      </w:r>
      <w:r>
        <w:rPr>
          <w:rFonts w:hint="default" w:ascii="Times New Roman" w:hAnsi="Times New Roman" w:cs="Times New Roman" w:eastAsiaTheme="minorEastAsia"/>
          <w:b w:val="0"/>
          <w:bCs w:val="0"/>
          <w:i w:val="0"/>
          <w:iCs w:val="0"/>
          <w:kern w:val="2"/>
          <w:sz w:val="24"/>
          <w:szCs w:val="24"/>
          <w:lang w:val="en-US" w:eastAsia="zh-CN" w:bidi="ar-SA"/>
        </w:rPr>
        <w:t xml:space="preserve"> The combination of Kalman physical constraints with self-learning residual correction achieved a 21.0% reduction in phase unwrapping RMSE (from 0.0782 to 0.0618 μm). The 2D vectorized Kalman filter performed worse (0.1898 μm), which highlights an important insight: phase unwrapping is inherently nonlinear, and a linear estimator should be used for residual filtering rather than direct unwrapping. This validates the hybrid design principle of "physics provides the backbone, AI refines the residual."</w:t>
      </w:r>
    </w:p>
    <w:p w14:paraId="227BAE86">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45067F4A">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Offline edge intelligence.</w:t>
      </w:r>
      <w:r>
        <w:rPr>
          <w:rFonts w:hint="default" w:ascii="Times New Roman" w:hAnsi="Times New Roman" w:cs="Times New Roman" w:eastAsiaTheme="minorEastAsia"/>
          <w:b w:val="0"/>
          <w:bCs w:val="0"/>
          <w:i w:val="0"/>
          <w:iCs w:val="0"/>
          <w:kern w:val="2"/>
          <w:sz w:val="24"/>
          <w:szCs w:val="24"/>
          <w:lang w:val="en-US" w:eastAsia="zh-CN" w:bidi="ar-SA"/>
        </w:rPr>
        <w:t xml:space="preserve"> The local knowledge base and rule engine achieved millisecond-level diagnosis with zero data leakage, satisfying the real-time and confidentiality requirements of aerospace and defense applications. The end-to-end latency per layer was estimated at 0.66 ms, well below the 200 ms closed-loop requirement. The 3139-parameter MLP and 1.11 MB peak memory footprint make the system suitable for deployment on edge devices such as the NVIDIA Jetson Orin Nano.</w:t>
      </w:r>
    </w:p>
    <w:p w14:paraId="2141AA1E">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62A50FE0">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Cross-modal feature analysis. </w:t>
      </w:r>
      <w:r>
        <w:rPr>
          <w:rFonts w:hint="default" w:ascii="Times New Roman" w:hAnsi="Times New Roman" w:cs="Times New Roman" w:eastAsiaTheme="minorEastAsia"/>
          <w:b w:val="0"/>
          <w:bCs w:val="0"/>
          <w:i w:val="0"/>
          <w:iCs w:val="0"/>
          <w:kern w:val="2"/>
          <w:sz w:val="24"/>
          <w:szCs w:val="24"/>
          <w:lang w:val="en-US" w:eastAsia="zh-CN" w:bidi="ar-SA"/>
        </w:rPr>
        <w:t>The ablation studies revealed that the acoustic module is most sensitive to FFT band features (removing them causes a 3.23% accuracy drop), while the laser ultrasound module is also most sensitive to FFT band features (removing them causes a 2.20% drop). The optimal classifier also differs: MLP is better for acoustic signals (87.92% vs. 86.56% ensemble), while KNN is better for laser ultrasound (95.24% vs. 94.32% ensemble). This difference confirms that a multi-modal system cannot use a single fixed feature set; instead, feature extraction should be modality-adaptive. The feature significance test further showed that all 14 features had statistically significant differences across the three process regimes (ANOVA p &lt; 0.001), validating the feature design.</w:t>
      </w:r>
    </w:p>
    <w:p w14:paraId="6ECAC6F6">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42F3A94D">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Robustness and generalization. </w:t>
      </w:r>
      <w:r>
        <w:rPr>
          <w:rFonts w:hint="default" w:ascii="Times New Roman" w:hAnsi="Times New Roman" w:cs="Times New Roman" w:eastAsiaTheme="minorEastAsia"/>
          <w:b w:val="0"/>
          <w:bCs w:val="0"/>
          <w:i w:val="0"/>
          <w:iCs w:val="0"/>
          <w:kern w:val="2"/>
          <w:sz w:val="24"/>
          <w:szCs w:val="24"/>
          <w:lang w:val="en-US" w:eastAsia="zh-CN" w:bidi="ar-SA"/>
        </w:rPr>
        <w:t>The cross-subset validation on EPFL D1–D4 achieved 84.33%–92.67% accuracy (mean 87.58%), demonstrating that the acoustic module generalizes across powder sizes and laser parameters. The noise sensitivity analysis showed that the fusion RMSE increased sub-linearly with noise scaling, remaining below 0.21 mm even at 3× the baseline noise level. The AUC analysis yielded 0.9728 for laser ultrasound (binary) and a macro-average of 0.9594 for acoustic classification, confirming strong discriminative power.</w:t>
      </w:r>
    </w:p>
    <w:p w14:paraId="0CD2EA05">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2E95C8BF">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Limitations. </w:t>
      </w:r>
      <w:r>
        <w:rPr>
          <w:rFonts w:hint="default" w:ascii="Times New Roman" w:hAnsi="Times New Roman" w:cs="Times New Roman" w:eastAsiaTheme="minorEastAsia"/>
          <w:b w:val="0"/>
          <w:bCs w:val="0"/>
          <w:i w:val="0"/>
          <w:iCs w:val="0"/>
          <w:kern w:val="2"/>
          <w:sz w:val="24"/>
          <w:szCs w:val="24"/>
          <w:lang w:val="en-US" w:eastAsia="zh-CN" w:bidi="ar-SA"/>
        </w:rPr>
        <w:t>Three limitations should be acknowledged. First, the laser ultrasound module was validated with pseudo-labels rather than physical defect labels, because the public Cranfield dataset does not provide ground-truth defect positions.Second, point cloud, fusion, phase unwrapping, and closed-loop control were validated through physics-based simulations rather than real-time experiments on an LPBF machine. This limitation is primarily due to the lack of access to a physical LPBF/DED platform at our institution. We have mitigated this by using publicly available experimental datasets for the acoustic and laser ultrasound modules, and by deriving simulation parameters from published experimental data. Future work will focus on establishing collaborations with institutions that have LPBF/DED platforms to conduct end-to-end physical validation.Third, the local knowledge base currently covers four defect types; expansion to a wider range of materials and geometries will require additional data and offline retraining.</w:t>
      </w:r>
    </w:p>
    <w:p w14:paraId="6F25DDDD">
      <w:pPr>
        <w:numPr>
          <w:ilvl w:val="0"/>
          <w:numId w:val="0"/>
        </w:numPr>
        <w:spacing w:line="360" w:lineRule="auto"/>
        <w:ind w:leftChars="0"/>
        <w:jc w:val="left"/>
        <w:rPr>
          <w:rFonts w:hint="default" w:ascii="Times New Roman" w:hAnsi="Times New Roman" w:cs="Times New Roman" w:eastAsiaTheme="minorEastAsia"/>
          <w:b/>
          <w:bCs/>
          <w:i w:val="0"/>
          <w:iCs w:val="0"/>
          <w:kern w:val="2"/>
          <w:sz w:val="24"/>
          <w:szCs w:val="24"/>
          <w:lang w:val="en-US" w:eastAsia="zh-CN" w:bidi="ar-SA"/>
        </w:rPr>
      </w:pPr>
    </w:p>
    <w:p w14:paraId="157356CD">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 xml:space="preserve">Future work. </w:t>
      </w:r>
      <w:r>
        <w:rPr>
          <w:rFonts w:hint="default" w:ascii="Times New Roman" w:hAnsi="Times New Roman" w:cs="Times New Roman" w:eastAsiaTheme="minorEastAsia"/>
          <w:b w:val="0"/>
          <w:bCs w:val="0"/>
          <w:i w:val="0"/>
          <w:iCs w:val="0"/>
          <w:kern w:val="2"/>
          <w:sz w:val="24"/>
          <w:szCs w:val="24"/>
          <w:lang w:val="en-US" w:eastAsia="zh-CN" w:bidi="ar-SA"/>
        </w:rPr>
        <w:t>Future work will focus on three directions: (i) acquiring physically labeled, synchronized multi-modal data from a single build to enable rigorous end-to-end validation; (ii) extending the knowledge base to more material systems (Ti-6Al-4V, Inconel 718) and defect types; and (iii) integrating the framework into a commercial LPBF machine for long-term industrial deployment.</w:t>
      </w:r>
    </w:p>
    <w:p w14:paraId="00F04CAB">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4C601E63">
      <w:pPr>
        <w:numPr>
          <w:ilvl w:val="0"/>
          <w:numId w:val="0"/>
        </w:numPr>
        <w:spacing w:line="360" w:lineRule="auto"/>
        <w:ind w:leftChars="0"/>
        <w:jc w:val="left"/>
        <w:rPr>
          <w:rFonts w:hint="default" w:ascii="Times New Roman" w:hAnsi="Times New Roman" w:cs="Times New Roman" w:eastAsiaTheme="minorEastAsia"/>
          <w:b/>
          <w:bCs/>
          <w:i w:val="0"/>
          <w:iCs w:val="0"/>
          <w:kern w:val="2"/>
          <w:sz w:val="28"/>
          <w:szCs w:val="28"/>
          <w:lang w:val="en-US" w:eastAsia="zh-CN" w:bidi="ar-SA"/>
        </w:rPr>
      </w:pPr>
      <w:r>
        <w:rPr>
          <w:rFonts w:hint="eastAsia" w:ascii="Times New Roman" w:hAnsi="Times New Roman" w:cs="Times New Roman"/>
          <w:b/>
          <w:bCs/>
          <w:i w:val="0"/>
          <w:iCs w:val="0"/>
          <w:kern w:val="2"/>
          <w:sz w:val="28"/>
          <w:szCs w:val="28"/>
          <w:lang w:val="en-US" w:eastAsia="zh-CN" w:bidi="ar-SA"/>
        </w:rPr>
        <w:t>9.</w:t>
      </w:r>
      <w:r>
        <w:rPr>
          <w:rFonts w:hint="default" w:ascii="Times New Roman" w:hAnsi="Times New Roman" w:cs="Times New Roman" w:eastAsiaTheme="minorEastAsia"/>
          <w:b/>
          <w:bCs/>
          <w:i w:val="0"/>
          <w:iCs w:val="0"/>
          <w:kern w:val="2"/>
          <w:sz w:val="28"/>
          <w:szCs w:val="28"/>
          <w:lang w:val="en-US" w:eastAsia="zh-CN" w:bidi="ar-SA"/>
        </w:rPr>
        <w:t>Conclusion</w:t>
      </w:r>
    </w:p>
    <w:p w14:paraId="14136D24">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This paper presents a unified Kalman filter framework with offline edge intelligence for multi-modal in-situ monitoring in LPBF and DED. The system integrates laser ultrasound, structured light/point cloud, acoustic emission, and industrial camera signals, and uses a unified Kalman filter kernel for simultaneous multi-modal fusion, phase unwrapping, and ultrasonic defect localization. The proposed framework is validated through a multi-level strategy combining public experimental datasets and physics-based simulations. Key results demonstrate an 85.6% reduction in multi-modal fusion RMSE, a 21.0% reduction in phase unwrapping RMSE, a defect detection rate above 92%, and stable closed-loop control over 100 simulated layers.</w:t>
      </w:r>
    </w:p>
    <w:p w14:paraId="6C86854C">
      <w:pPr>
        <w:numPr>
          <w:ilvl w:val="0"/>
          <w:numId w:val="0"/>
        </w:numPr>
        <w:spacing w:line="360" w:lineRule="auto"/>
        <w:ind w:leftChars="0"/>
        <w:jc w:val="left"/>
        <w:rPr>
          <w:rFonts w:hint="default" w:ascii="Times New Roman" w:hAnsi="Times New Roman" w:cs="Times New Roman" w:eastAsiaTheme="minorEastAsia"/>
          <w:b/>
          <w:bCs/>
          <w:i w:val="0"/>
          <w:iCs w:val="0"/>
          <w:kern w:val="2"/>
          <w:sz w:val="24"/>
          <w:szCs w:val="24"/>
          <w:lang w:val="en-US" w:eastAsia="zh-CN" w:bidi="ar-SA"/>
        </w:rPr>
      </w:pPr>
    </w:p>
    <w:p w14:paraId="595196E8">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The proposed framework achieved the following results:</w:t>
      </w:r>
    </w:p>
    <w:p w14:paraId="7F4ABBED">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(1) The unified Kalman framework reduces the multi-modal fusion RMSE from 0.790 mm to 0.114 mm (85.6% reduction, p = 8.11 × 10⁻¹²) and the phase unwrapping height RMSE by 21.0% (from 0.0782 to 0.0618 μm) through the combination of traditional unwrapping, Kalman residual filtering, and self-learning smoothing.</w:t>
      </w:r>
    </w:p>
    <w:p w14:paraId="26C5A43C">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0AC14BD2">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(2) The acoustic module achieves 82.21% ± 2.18% accuracy in 5-fold cross-validation with a macro-average AUC of 0.9594, while the laser ultrasound module achieves 93.83% ± 0.72% accuracy with an AUC of 0.9728. Cross-subset validation on EPFL D1–D4 yields a mean accuracy of 87.58%, confirming generalization across powder sizes and process parameters.</w:t>
      </w:r>
    </w:p>
    <w:p w14:paraId="68C8E959">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2A50216A">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(3) The closed-loop control and traceability module operates stably over 100 simulated layers, with an anomaly response rate of 25.0% and no oscillation guard triggers.</w:t>
      </w:r>
    </w:p>
    <w:p w14:paraId="4A87C7C4">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17867076">
      <w:pPr>
        <w:numPr>
          <w:ilvl w:val="0"/>
          <w:numId w:val="3"/>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end-to-end latency per layer is estimated at 0.66 ms with 1.11 MB peak memory and 3139 MLP parameters, satisfying the real-time requirements of edge deployment.</w:t>
      </w:r>
    </w:p>
    <w:p w14:paraId="6B4E0024">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2D007B74">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proposed framework provides a robust, fully offline, and interpretable solution for intelligent monitoring in extreme manufacturing environments. Validated through a combination of public experimental datasets and physics-based simulations, its unified Kalman filter architecture, hybrid physics-constrained AI design, and offline edge intelligence module collectively establish a foundation for future industrial and aerospace certification.</w:t>
      </w:r>
    </w:p>
    <w:p w14:paraId="51217B4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8"/>
          <w:szCs w:val="28"/>
          <w:lang w:val="en-US" w:eastAsia="zh-CN" w:bidi="ar-SA"/>
        </w:rPr>
        <w:t>Acknowledgments</w:t>
      </w:r>
    </w:p>
    <w:p w14:paraId="2C29A36C">
      <w:pPr>
        <w:numPr>
          <w:ilvl w:val="0"/>
          <w:numId w:val="0"/>
        </w:numPr>
        <w:spacing w:line="360" w:lineRule="auto"/>
        <w:ind w:leftChars="0"/>
        <w:jc w:val="left"/>
        <w:rPr>
          <w:rFonts w:hint="default" w:ascii="Times New Roman" w:hAnsi="Times New Roman" w:cs="Times New Roman" w:eastAsiaTheme="minorEastAsia"/>
          <w:b/>
          <w:bCs/>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This research did not receive any specific grant from funding agencies in the public, commercial, or not-for-profit sectors. The authors declare no competing financial interests. The authors thank the open-source community for maintaining the libraries used in this work.</w:t>
      </w:r>
    </w:p>
    <w:p w14:paraId="074402A6">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Code Availability Statement</w:t>
      </w:r>
    </w:p>
    <w:p w14:paraId="22277E16">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val="0"/>
          <w:bCs w:val="0"/>
          <w:i w:val="0"/>
          <w:iCs w:val="0"/>
          <w:kern w:val="2"/>
          <w:sz w:val="24"/>
          <w:szCs w:val="24"/>
          <w:lang w:val="en-US" w:eastAsia="zh-CN" w:bidi="ar-SA"/>
        </w:rPr>
        <w:t>The Python scripts for feature extraction, Kalman fusion, phase unwrapping, point cloud processing, closed-loop simulation, and figure generation are openly available at https://github.com/Xbotsd/AM-MultiModal-Monitoring. The repository also includes the requirements file and a README describing how to reproduce all results in this paper.</w:t>
      </w:r>
    </w:p>
    <w:p w14:paraId="7981DCDA">
      <w:pPr>
        <w:numPr>
          <w:ilvl w:val="0"/>
          <w:numId w:val="0"/>
        </w:numPr>
        <w:spacing w:line="360" w:lineRule="auto"/>
        <w:ind w:leftChars="0"/>
        <w:jc w:val="left"/>
        <w:rPr>
          <w:rFonts w:hint="default" w:ascii="Times New Roman" w:hAnsi="Times New Roman" w:cs="Times New Roman" w:eastAsiaTheme="minorEastAsia"/>
          <w:b/>
          <w:bCs/>
          <w:i w:val="0"/>
          <w:iCs w:val="0"/>
          <w:kern w:val="2"/>
          <w:sz w:val="28"/>
          <w:szCs w:val="28"/>
          <w:lang w:val="en-US" w:eastAsia="zh-CN" w:bidi="ar-SA"/>
        </w:rPr>
      </w:pPr>
      <w:r>
        <w:rPr>
          <w:rFonts w:hint="default" w:ascii="Times New Roman" w:hAnsi="Times New Roman" w:cs="Times New Roman" w:eastAsiaTheme="minorEastAsia"/>
          <w:b/>
          <w:bCs/>
          <w:i w:val="0"/>
          <w:iCs w:val="0"/>
          <w:kern w:val="2"/>
          <w:sz w:val="28"/>
          <w:szCs w:val="28"/>
          <w:lang w:val="en-US" w:eastAsia="zh-CN" w:bidi="ar-SA"/>
        </w:rPr>
        <w:t>References</w:t>
      </w:r>
    </w:p>
    <w:p w14:paraId="336CE6FD">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 Frazier W E. Metal additive manufacturing: A review. </w:t>
      </w:r>
      <w:r>
        <w:rPr>
          <w:rFonts w:hint="default" w:ascii="Times New Roman" w:hAnsi="Times New Roman" w:eastAsia="宋体" w:cs="Times New Roman"/>
          <w:i/>
          <w:kern w:val="0"/>
          <w:sz w:val="24"/>
          <w:szCs w:val="24"/>
          <w:lang w:eastAsia="en-US"/>
        </w:rPr>
        <w:t>Journal of Materials Engineering and Performance</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23</w:t>
      </w:r>
      <w:r>
        <w:rPr>
          <w:rFonts w:hint="default" w:ascii="Times New Roman" w:hAnsi="Times New Roman" w:eastAsia="宋体" w:cs="Times New Roman"/>
          <w:kern w:val="0"/>
          <w:sz w:val="24"/>
          <w:szCs w:val="24"/>
          <w:lang w:eastAsia="en-US"/>
        </w:rPr>
        <w:t>, 1917-1928 (2014). doi: 10.1007/s11665-014-0958-z</w:t>
      </w:r>
    </w:p>
    <w:p w14:paraId="659690D3">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[2] DebRoy T, Wei H L, Zuback J S, Mukherjee T, Elmer J W et al. Additive manufacturing of metallic components - Process, structure and properties. </w:t>
      </w:r>
      <w:r>
        <w:rPr>
          <w:rFonts w:hint="default" w:ascii="Times New Roman" w:hAnsi="Times New Roman" w:eastAsia="宋体" w:cs="Times New Roman"/>
          <w:i/>
          <w:kern w:val="0"/>
          <w:sz w:val="24"/>
          <w:szCs w:val="24"/>
          <w:lang w:eastAsia="en-US"/>
        </w:rPr>
        <w:t>Progress in Materials Science</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92</w:t>
      </w:r>
      <w:r>
        <w:rPr>
          <w:rFonts w:hint="default" w:ascii="Times New Roman" w:hAnsi="Times New Roman" w:eastAsia="宋体" w:cs="Times New Roman"/>
          <w:kern w:val="0"/>
          <w:sz w:val="24"/>
          <w:szCs w:val="24"/>
          <w:lang w:eastAsia="en-US"/>
        </w:rPr>
        <w:t>, 112-224 (2018). doi: 10.1016/j.pmatsci.2017.10.001</w:t>
      </w:r>
    </w:p>
    <w:p w14:paraId="206B2D3C">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[3] Grasso M L G, Colosimo B M. Process defects and in situ monitoring methods in metal powder bed fusion: A review. </w:t>
      </w:r>
      <w:r>
        <w:rPr>
          <w:rFonts w:hint="default" w:ascii="Times New Roman" w:hAnsi="Times New Roman" w:eastAsia="宋体" w:cs="Times New Roman"/>
          <w:i/>
          <w:kern w:val="0"/>
          <w:sz w:val="24"/>
          <w:szCs w:val="24"/>
          <w:lang w:eastAsia="en-US"/>
        </w:rPr>
        <w:t>Measurement Science and Technology</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28</w:t>
      </w:r>
      <w:r>
        <w:rPr>
          <w:rFonts w:hint="default" w:ascii="Times New Roman" w:hAnsi="Times New Roman" w:eastAsia="宋体" w:cs="Times New Roman"/>
          <w:kern w:val="0"/>
          <w:sz w:val="24"/>
          <w:szCs w:val="24"/>
          <w:lang w:eastAsia="en-US"/>
        </w:rPr>
        <w:t>, 044005 (2017). doi: 10.1088/1361-6501/aa5c4f</w:t>
      </w:r>
    </w:p>
    <w:p w14:paraId="5BD1676E">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[4] Mostafaei A, Elliott A M, Barnes J E, Li F, Tan W et al. Binder jet 3D printing - Process parameters, materials, properties, modeling, and challenges. </w:t>
      </w:r>
      <w:r>
        <w:rPr>
          <w:rFonts w:hint="default" w:ascii="Times New Roman" w:hAnsi="Times New Roman" w:eastAsia="宋体" w:cs="Times New Roman"/>
          <w:i/>
          <w:kern w:val="0"/>
          <w:sz w:val="24"/>
          <w:szCs w:val="24"/>
          <w:lang w:eastAsia="en-US"/>
        </w:rPr>
        <w:t>Progress in Materials Science</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119</w:t>
      </w:r>
      <w:r>
        <w:rPr>
          <w:rFonts w:hint="default" w:ascii="Times New Roman" w:hAnsi="Times New Roman" w:eastAsia="宋体" w:cs="Times New Roman"/>
          <w:kern w:val="0"/>
          <w:sz w:val="24"/>
          <w:szCs w:val="24"/>
          <w:lang w:eastAsia="en-US"/>
        </w:rPr>
        <w:t>, 100707 (2021). doi: 10.1016/j.pmatsci.2020.100707</w:t>
      </w:r>
    </w:p>
    <w:p w14:paraId="72EEEEBD">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[5] Tapia G, Elwany A. A review on process monitoring and control in metal-based additive manufacturing. </w:t>
      </w:r>
      <w:r>
        <w:rPr>
          <w:rFonts w:hint="default" w:ascii="Times New Roman" w:hAnsi="Times New Roman" w:eastAsia="宋体" w:cs="Times New Roman"/>
          <w:i/>
          <w:kern w:val="0"/>
          <w:sz w:val="24"/>
          <w:szCs w:val="24"/>
          <w:lang w:eastAsia="en-US"/>
        </w:rPr>
        <w:t>Journal of Manufacturing Science and Engineering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136</w:t>
      </w:r>
      <w:r>
        <w:rPr>
          <w:rFonts w:hint="default" w:ascii="Times New Roman" w:hAnsi="Times New Roman" w:eastAsia="宋体" w:cs="Times New Roman"/>
          <w:kern w:val="0"/>
          <w:sz w:val="24"/>
          <w:szCs w:val="24"/>
          <w:lang w:eastAsia="en-US"/>
        </w:rPr>
        <w:t>, 060801 (2014). doi: 10.1115/1.4028540</w:t>
      </w:r>
    </w:p>
    <w:p w14:paraId="7BF41F54">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[6] Grasso M L G, Colosimo B M. Acoustic emission sensing for in-situ monitoring and in-process defect detection in metal additive manufacturing: A review. </w:t>
      </w:r>
      <w:r>
        <w:rPr>
          <w:rFonts w:hint="default" w:ascii="Times New Roman" w:hAnsi="Times New Roman" w:eastAsia="宋体" w:cs="Times New Roman"/>
          <w:i/>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124</w:t>
      </w:r>
      <w:r>
        <w:rPr>
          <w:rFonts w:hint="default" w:ascii="Times New Roman" w:hAnsi="Times New Roman" w:eastAsia="宋体" w:cs="Times New Roman"/>
          <w:kern w:val="0"/>
          <w:sz w:val="24"/>
          <w:szCs w:val="24"/>
          <w:lang w:eastAsia="en-US"/>
        </w:rPr>
        <w:t>, 104500 (2026). doi: 10.1016/j.addma.2026.104500</w:t>
      </w:r>
    </w:p>
    <w:p w14:paraId="2ABE20BA">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[7]Galiègue L, Briffod F, Ito K, Masuo H, Watanabe M, Shiraiwa T, Enoki M. Acoustic emission monitoring reveals keyhole formation and evolution. </w:t>
      </w:r>
      <w:r>
        <w:rPr>
          <w:rFonts w:hint="default" w:ascii="Times New Roman" w:hAnsi="Times New Roman" w:eastAsia="宋体" w:cs="Times New Roman"/>
          <w:i/>
          <w:kern w:val="0"/>
          <w:sz w:val="24"/>
          <w:szCs w:val="24"/>
          <w:lang w:eastAsia="en-US"/>
        </w:rPr>
        <w:t>Scientific Reports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15</w:t>
      </w:r>
      <w:r>
        <w:rPr>
          <w:rFonts w:hint="default" w:ascii="Times New Roman" w:hAnsi="Times New Roman" w:eastAsia="宋体" w:cs="Times New Roman"/>
          <w:kern w:val="0"/>
          <w:sz w:val="24"/>
          <w:szCs w:val="24"/>
          <w:lang w:eastAsia="en-US"/>
        </w:rPr>
        <w:t>, 43243 (2025). doi: 10.1038/s41598-025-27232-1</w:t>
      </w:r>
    </w:p>
    <w:p w14:paraId="7E8C84E3">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[8] Vaerenberg R, Vrancken B, Gryllias K. Physics-based acoustic monitoring of keyhole regime transitions in laser powder bed fusion validated by operando synchrotron X-ray imaging. </w:t>
      </w:r>
      <w:r>
        <w:rPr>
          <w:rFonts w:hint="default" w:ascii="Times New Roman" w:hAnsi="Times New Roman" w:eastAsia="宋体" w:cs="Times New Roman"/>
          <w:i/>
          <w:iCs/>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bCs/>
          <w:kern w:val="0"/>
          <w:sz w:val="24"/>
          <w:szCs w:val="24"/>
          <w:lang w:eastAsia="en-US"/>
        </w:rPr>
        <w:t>127</w:t>
      </w:r>
      <w:r>
        <w:rPr>
          <w:rFonts w:hint="default" w:ascii="Times New Roman" w:hAnsi="Times New Roman" w:eastAsia="宋体" w:cs="Times New Roman"/>
          <w:kern w:val="0"/>
          <w:sz w:val="24"/>
          <w:szCs w:val="24"/>
          <w:lang w:eastAsia="en-US"/>
        </w:rPr>
        <w:t>, 105299 (2026). doi: 10.1016/j.addma.2026.105299</w:t>
      </w:r>
    </w:p>
    <w:p w14:paraId="33B9717F">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[9] Zhang X, Tang J, Tan K, et al. Online monitoring and intelligent internal quality discrimination method for laser powder bed fusion based on acoustic emission signals. </w:t>
      </w:r>
      <w:r>
        <w:rPr>
          <w:rFonts w:hint="default" w:ascii="Times New Roman" w:hAnsi="Times New Roman" w:eastAsia="宋体" w:cs="Times New Roman"/>
          <w:i/>
          <w:kern w:val="0"/>
          <w:sz w:val="24"/>
          <w:szCs w:val="24"/>
          <w:lang w:eastAsia="en-US"/>
        </w:rPr>
        <w:t>Journal of Vibration Engineering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38</w:t>
      </w:r>
      <w:r>
        <w:rPr>
          <w:rFonts w:hint="default" w:ascii="Times New Roman" w:hAnsi="Times New Roman" w:eastAsia="宋体" w:cs="Times New Roman"/>
          <w:kern w:val="0"/>
          <w:sz w:val="24"/>
          <w:szCs w:val="24"/>
          <w:lang w:eastAsia="en-US"/>
        </w:rPr>
        <w:t>(6), 1134-1144 (2025). doi: 10.16385/j.cnki.issn.1004-4523.2025.06.002</w:t>
      </w:r>
    </w:p>
    <w:p w14:paraId="1104B9C5">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[10] Shukla S, Vaerenberg R, Vrancken B, Gryllias K. Acoustic emission directionality of the melt pool in laser powder bed fusion additive manufacturing. </w:t>
      </w:r>
      <w:r>
        <w:rPr>
          <w:rFonts w:hint="default" w:ascii="Times New Roman" w:hAnsi="Times New Roman" w:eastAsia="宋体" w:cs="Times New Roman"/>
          <w:i/>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w:t>
      </w:r>
      <w:r>
        <w:rPr>
          <w:rFonts w:hint="eastAsia" w:ascii="Times New Roman" w:hAnsi="Times New Roman" w:eastAsia="宋体" w:cs="Times New Roman"/>
          <w:b/>
          <w:kern w:val="0"/>
          <w:sz w:val="24"/>
          <w:szCs w:val="24"/>
          <w:lang w:val="en-US" w:eastAsia="zh-CN"/>
        </w:rPr>
        <w:t>0</w:t>
      </w:r>
      <w:r>
        <w:rPr>
          <w:rFonts w:hint="default" w:ascii="Times New Roman" w:hAnsi="Times New Roman" w:eastAsia="宋体" w:cs="Times New Roman"/>
          <w:b/>
          <w:kern w:val="0"/>
          <w:sz w:val="24"/>
          <w:szCs w:val="24"/>
          <w:lang w:eastAsia="en-US"/>
        </w:rPr>
        <w:t>2</w:t>
      </w:r>
      <w:r>
        <w:rPr>
          <w:rFonts w:hint="default" w:ascii="Times New Roman" w:hAnsi="Times New Roman" w:eastAsia="宋体" w:cs="Times New Roman"/>
          <w:kern w:val="0"/>
          <w:sz w:val="24"/>
          <w:szCs w:val="24"/>
          <w:lang w:eastAsia="en-US"/>
        </w:rPr>
        <w:t>, 104712 (2026). doi: 10.1016/j.addma.2026.104712</w:t>
      </w:r>
    </w:p>
    <w:p w14:paraId="298AB360">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[11] Taherkhani A, et al. On the use of acoustic emission methods for in-situ monitoring in metal additive manufacturing: A review study. </w:t>
      </w:r>
      <w:r>
        <w:rPr>
          <w:rFonts w:hint="default" w:ascii="Times New Roman" w:hAnsi="Times New Roman" w:eastAsia="宋体" w:cs="Times New Roman"/>
          <w:i/>
          <w:kern w:val="0"/>
          <w:sz w:val="24"/>
          <w:szCs w:val="24"/>
          <w:lang w:eastAsia="en-US"/>
        </w:rPr>
        <w:t>Additive Manufacturing Frontiers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4</w:t>
      </w:r>
      <w:r>
        <w:rPr>
          <w:rFonts w:hint="default" w:ascii="Times New Roman" w:hAnsi="Times New Roman" w:eastAsia="宋体" w:cs="Times New Roman"/>
          <w:kern w:val="0"/>
          <w:sz w:val="24"/>
          <w:szCs w:val="24"/>
          <w:lang w:eastAsia="en-US"/>
        </w:rPr>
        <w:t>, 200347 (2026). doi: 10.1016/j.amf.2026.200347</w:t>
      </w:r>
    </w:p>
    <w:p w14:paraId="09F03211">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[12] Lukacs P, Davis G, Stratoudaki T, Williams S, MacLeod C N et al. Remote ultrasonic imaging of a wire arc additive manufactured Ti-6Al-4V component using </w:t>
      </w:r>
    </w:p>
    <w:p w14:paraId="5470642E">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laser induced phased array. In Proc. 2021 IEEE I2MTC. 1-6 (IEEE: Glasgow, UK, 2021). doi: 10.1109/I2MTC50364.2021.9459823</w:t>
      </w:r>
    </w:p>
    <w:p w14:paraId="6900F253">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[13] Choi Y, Harada S, Hayashi T, Mori N. Toward in-situ stage-wise subsurface defect imaging in metal additive manufacturing using laser-generated ultrasound. </w:t>
      </w:r>
      <w:r>
        <w:rPr>
          <w:rFonts w:hint="default" w:ascii="Times New Roman" w:hAnsi="Times New Roman" w:eastAsia="宋体" w:cs="Times New Roman"/>
          <w:i/>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113</w:t>
      </w:r>
      <w:r>
        <w:rPr>
          <w:rFonts w:hint="default" w:ascii="Times New Roman" w:hAnsi="Times New Roman" w:eastAsia="宋体" w:cs="Times New Roman"/>
          <w:kern w:val="0"/>
          <w:sz w:val="24"/>
          <w:szCs w:val="24"/>
          <w:lang w:eastAsia="en-US"/>
        </w:rPr>
        <w:t>, 104812 (2026). doi: 10.1016/j.addma.2026.104812</w:t>
      </w:r>
    </w:p>
    <w:p w14:paraId="4AF6EE4B">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[14] Chen Y, et al. Defect detection method based on sparse scanning with laser ultrasonics. </w:t>
      </w:r>
      <w:r>
        <w:rPr>
          <w:rFonts w:hint="default" w:ascii="Times New Roman" w:hAnsi="Times New Roman" w:eastAsia="宋体" w:cs="Times New Roman"/>
          <w:i/>
          <w:kern w:val="0"/>
          <w:sz w:val="24"/>
          <w:szCs w:val="24"/>
          <w:lang w:eastAsia="en-US"/>
        </w:rPr>
        <w:t>Scientific Reports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15</w:t>
      </w:r>
      <w:r>
        <w:rPr>
          <w:rFonts w:hint="default" w:ascii="Times New Roman" w:hAnsi="Times New Roman" w:eastAsia="宋体" w:cs="Times New Roman"/>
          <w:kern w:val="0"/>
          <w:sz w:val="24"/>
          <w:szCs w:val="24"/>
          <w:lang w:eastAsia="en-US"/>
        </w:rPr>
        <w:t>, 13175 (2025). doi: 10.1038/s41598-025-95965-0</w:t>
      </w:r>
    </w:p>
    <w:p w14:paraId="1B456652">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[15] Huang Y, Zhang Y, Zhu H, Qiu D, Jiang Q et al. Laser ultrasonics for multi-scale evaluation of additive manufacturing components: Focus on polymer-composite systems. </w:t>
      </w:r>
      <w:r>
        <w:rPr>
          <w:rFonts w:hint="default" w:ascii="Times New Roman" w:hAnsi="Times New Roman" w:eastAsia="宋体" w:cs="Times New Roman"/>
          <w:i/>
          <w:kern w:val="0"/>
          <w:sz w:val="24"/>
          <w:szCs w:val="24"/>
          <w:lang w:eastAsia="en-US"/>
        </w:rPr>
        <w:t>Polymer</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358</w:t>
      </w:r>
      <w:r>
        <w:rPr>
          <w:rFonts w:hint="default" w:ascii="Times New Roman" w:hAnsi="Times New Roman" w:eastAsia="宋体" w:cs="Times New Roman"/>
          <w:kern w:val="0"/>
          <w:sz w:val="24"/>
          <w:szCs w:val="24"/>
          <w:lang w:eastAsia="en-US"/>
        </w:rPr>
        <w:t>, 130164 (2026). doi: 10.1016/j.polymer.2026.130164</w:t>
      </w:r>
    </w:p>
    <w:p w14:paraId="228B1C0A">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[16] Kim Y, Alcantara D, Zohdi T I. Thermal state estimation of fused deposition modeling in additive manufacturing processes using Kalman filters. </w:t>
      </w:r>
      <w:r>
        <w:rPr>
          <w:rFonts w:hint="default" w:ascii="Times New Roman" w:hAnsi="Times New Roman" w:eastAsia="宋体" w:cs="Times New Roman"/>
          <w:i/>
          <w:kern w:val="0"/>
          <w:sz w:val="24"/>
          <w:szCs w:val="24"/>
          <w:lang w:eastAsia="en-US"/>
        </w:rPr>
        <w:t>International Journal for Numerical Methods in Engineering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123</w:t>
      </w:r>
      <w:r>
        <w:rPr>
          <w:rFonts w:hint="default" w:ascii="Times New Roman" w:hAnsi="Times New Roman" w:eastAsia="宋体" w:cs="Times New Roman"/>
          <w:kern w:val="0"/>
          <w:sz w:val="24"/>
          <w:szCs w:val="24"/>
          <w:lang w:eastAsia="en-US"/>
        </w:rPr>
        <w:t>(13), 2857-2876 (2020). doi: 10.1002/nme.6966</w:t>
      </w:r>
    </w:p>
    <w:p w14:paraId="73A94F2D">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[17] Samimi M, Saadabadi M, Hosseinlaghab H. Combined use of acoustic measurement techniques with X-ray imaging for real-time observation of laser-based manufacturing. </w:t>
      </w:r>
      <w:r>
        <w:rPr>
          <w:rFonts w:hint="default" w:ascii="Times New Roman" w:hAnsi="Times New Roman" w:eastAsia="宋体" w:cs="Times New Roman"/>
          <w:i/>
          <w:kern w:val="0"/>
          <w:sz w:val="24"/>
          <w:szCs w:val="24"/>
          <w:lang w:eastAsia="en-US"/>
        </w:rPr>
        <w:t>Metrology</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4</w:t>
      </w:r>
      <w:r>
        <w:rPr>
          <w:rFonts w:hint="default" w:ascii="Times New Roman" w:hAnsi="Times New Roman" w:eastAsia="宋体" w:cs="Times New Roman"/>
          <w:kern w:val="0"/>
          <w:sz w:val="24"/>
          <w:szCs w:val="24"/>
          <w:lang w:eastAsia="en-US"/>
        </w:rPr>
        <w:t>(2), 181 (2024). doi: 10.3390/metrology4020012</w:t>
      </w:r>
    </w:p>
    <w:p w14:paraId="140F4C97">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[18] Montalvo J, Quishpe R. EnKF digital twin for LPBF temperature estimation. </w:t>
      </w:r>
      <w:r>
        <w:rPr>
          <w:rFonts w:hint="default" w:ascii="Times New Roman" w:hAnsi="Times New Roman" w:eastAsia="宋体" w:cs="Times New Roman"/>
          <w:i/>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85</w:t>
      </w:r>
      <w:r>
        <w:rPr>
          <w:rFonts w:hint="default" w:ascii="Times New Roman" w:hAnsi="Times New Roman" w:eastAsia="宋体" w:cs="Times New Roman"/>
          <w:kern w:val="0"/>
          <w:sz w:val="24"/>
          <w:szCs w:val="24"/>
          <w:lang w:eastAsia="en-US"/>
        </w:rPr>
        <w:t>, 104123 (2026). doi: 10.1016/j.addma.2026.104123</w:t>
      </w:r>
    </w:p>
    <w:p w14:paraId="3E502489">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[19] Herzog T, et al. In-situ monitoring of the small changes in process parameters with multi-sensor fusion during LPBF. </w:t>
      </w:r>
      <w:r>
        <w:rPr>
          <w:rFonts w:hint="default" w:ascii="Times New Roman" w:hAnsi="Times New Roman" w:eastAsia="宋体" w:cs="Times New Roman"/>
          <w:i/>
          <w:kern w:val="0"/>
          <w:sz w:val="24"/>
          <w:szCs w:val="24"/>
          <w:lang w:eastAsia="en-US"/>
        </w:rPr>
        <w:t>Measurement Science and Technology</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35</w:t>
      </w:r>
      <w:r>
        <w:rPr>
          <w:rFonts w:hint="default" w:ascii="Times New Roman" w:hAnsi="Times New Roman" w:eastAsia="宋体" w:cs="Times New Roman"/>
          <w:kern w:val="0"/>
          <w:sz w:val="24"/>
          <w:szCs w:val="24"/>
          <w:lang w:eastAsia="en-US"/>
        </w:rPr>
        <w:t>, 105001 (2024). doi: 10.1088/1361-6501/ad6f2a</w:t>
      </w:r>
    </w:p>
    <w:p w14:paraId="4AB514A8">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[20] Chen L, Bi G, Yao X, Su J, Tan C et al. In-situ process monitoring and adaptive quality enhancement in laser additive manufacturing: A critical review. </w:t>
      </w:r>
      <w:r>
        <w:rPr>
          <w:rFonts w:hint="default" w:ascii="Times New Roman" w:hAnsi="Times New Roman" w:eastAsia="宋体" w:cs="Times New Roman"/>
          <w:i/>
          <w:kern w:val="0"/>
          <w:sz w:val="24"/>
          <w:szCs w:val="24"/>
          <w:lang w:eastAsia="en-US"/>
        </w:rPr>
        <w:t>Journal of Manufacturing Systems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74</w:t>
      </w:r>
      <w:r>
        <w:rPr>
          <w:rFonts w:hint="default" w:ascii="Times New Roman" w:hAnsi="Times New Roman" w:eastAsia="宋体" w:cs="Times New Roman"/>
          <w:kern w:val="0"/>
          <w:sz w:val="24"/>
          <w:szCs w:val="24"/>
          <w:lang w:eastAsia="en-US"/>
        </w:rPr>
        <w:t>, 527-574 (2024). doi: 10.1016/j.jmsy.2024.04.008</w:t>
      </w:r>
    </w:p>
    <w:p w14:paraId="70C0B8D8">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[21] Segura Ibarra D, Hossain R E N, Lamonte R C, Moore A L, Chen J. Enhancing defect detection in additive manufacturing using a conditional autoencoder with skip connections and in situ infrared sensing. </w:t>
      </w:r>
      <w:r>
        <w:rPr>
          <w:rFonts w:hint="default" w:ascii="Times New Roman" w:hAnsi="Times New Roman" w:eastAsia="宋体" w:cs="Times New Roman"/>
          <w:i/>
          <w:kern w:val="0"/>
          <w:sz w:val="24"/>
          <w:szCs w:val="24"/>
          <w:lang w:eastAsia="en-US"/>
        </w:rPr>
        <w:t>Journal of Manufacturing Processes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131</w:t>
      </w:r>
      <w:r>
        <w:rPr>
          <w:rFonts w:hint="default" w:ascii="Times New Roman" w:hAnsi="Times New Roman" w:eastAsia="宋体" w:cs="Times New Roman"/>
          <w:kern w:val="0"/>
          <w:sz w:val="24"/>
          <w:szCs w:val="24"/>
          <w:lang w:eastAsia="en-US"/>
        </w:rPr>
        <w:t>, 1024-1038 (2025). doi: 10.1016/j.jmapro.2025.10.015</w:t>
      </w:r>
    </w:p>
    <w:p w14:paraId="56698F53">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[22] Zarin Era I, Zhou F, Shoyeb Raihan A, Ahmed I, Abul-Haj A et al. In-situ melt pool characterization via thermal imaging for defect detection in directed energy deposition using vision transformers. </w:t>
      </w:r>
      <w:r>
        <w:rPr>
          <w:rFonts w:hint="default" w:ascii="Times New Roman" w:hAnsi="Times New Roman" w:eastAsia="宋体" w:cs="Times New Roman"/>
          <w:i/>
          <w:kern w:val="0"/>
          <w:sz w:val="24"/>
          <w:szCs w:val="24"/>
          <w:lang w:eastAsia="en-US"/>
        </w:rPr>
        <w:t>Journal of Manufacturing Processes</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145</w:t>
      </w:r>
      <w:r>
        <w:rPr>
          <w:rFonts w:hint="default" w:ascii="Times New Roman" w:hAnsi="Times New Roman" w:eastAsia="宋体" w:cs="Times New Roman"/>
          <w:kern w:val="0"/>
          <w:sz w:val="24"/>
          <w:szCs w:val="24"/>
          <w:lang w:eastAsia="en-US"/>
        </w:rPr>
        <w:t>, 11-21 (2025). doi: 10.1016/j.jmapro.2025.03.123</w:t>
      </w:r>
    </w:p>
    <w:p w14:paraId="4496092F">
      <w:pPr>
        <w:widowControl/>
        <w:spacing w:after="200" w:line="360" w:lineRule="auto"/>
        <w:jc w:val="left"/>
        <w:rPr>
          <w:rFonts w:hint="default" w:ascii="Times New Roman" w:hAnsi="Times New Roman" w:eastAsia="宋体" w:cs="Times New Roman"/>
          <w:kern w:val="0"/>
          <w:sz w:val="24"/>
          <w:szCs w:val="24"/>
          <w:lang w:eastAsia="en-US"/>
        </w:rPr>
      </w:pPr>
      <w:r>
        <w:rPr>
          <w:rFonts w:hint="default" w:ascii="Times New Roman" w:hAnsi="Times New Roman" w:eastAsia="宋体" w:cs="Times New Roman"/>
          <w:kern w:val="0"/>
          <w:sz w:val="24"/>
          <w:szCs w:val="24"/>
          <w:lang w:eastAsia="en-US"/>
        </w:rPr>
        <w:t xml:space="preserve">[23] Deng X, Tian H, Wang Z, Xiao F, Qiao J et al. In-situ real-time defect detection, mitigation and self-supervised adaptation based on visual foundation model for material extrusion additive manufacturing. </w:t>
      </w:r>
      <w:r>
        <w:rPr>
          <w:rFonts w:hint="default" w:ascii="Times New Roman" w:hAnsi="Times New Roman" w:eastAsia="宋体" w:cs="Times New Roman"/>
          <w:i/>
          <w:kern w:val="0"/>
          <w:sz w:val="24"/>
          <w:szCs w:val="24"/>
          <w:lang w:eastAsia="en-US"/>
        </w:rPr>
        <w:t>Additive Manufacturing</w:t>
      </w:r>
      <w:r>
        <w:rPr>
          <w:rFonts w:hint="default" w:ascii="Times New Roman" w:hAnsi="Times New Roman" w:eastAsia="宋体" w:cs="Times New Roman"/>
          <w:kern w:val="0"/>
          <w:sz w:val="24"/>
          <w:szCs w:val="24"/>
          <w:lang w:eastAsia="en-US"/>
        </w:rPr>
        <w:t xml:space="preserve"> </w:t>
      </w:r>
      <w:r>
        <w:rPr>
          <w:rFonts w:hint="default" w:ascii="Times New Roman" w:hAnsi="Times New Roman" w:eastAsia="宋体" w:cs="Times New Roman"/>
          <w:b/>
          <w:kern w:val="0"/>
          <w:sz w:val="24"/>
          <w:szCs w:val="24"/>
          <w:lang w:eastAsia="en-US"/>
        </w:rPr>
        <w:t>111</w:t>
      </w:r>
      <w:r>
        <w:rPr>
          <w:rFonts w:hint="default" w:ascii="Times New Roman" w:hAnsi="Times New Roman" w:eastAsia="宋体" w:cs="Times New Roman"/>
          <w:kern w:val="0"/>
          <w:sz w:val="24"/>
          <w:szCs w:val="24"/>
          <w:lang w:eastAsia="en-US"/>
        </w:rPr>
        <w:t>, 104978 (2025). doi: 10.1016/j.addma.2025.104978</w:t>
      </w:r>
    </w:p>
    <w:p w14:paraId="3A56343B">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[24] Wang H, Yang Y, Kan C. Self-supervised point cloud mining for surface anomaly detection in additive manufacturing. ASME Journal of Computing and </w:t>
      </w:r>
      <w:r>
        <w:rPr>
          <w:rFonts w:hint="default" w:ascii="Times New Roman" w:hAnsi="Times New Roman" w:eastAsia="宋体" w:cs="Times New Roman"/>
          <w:i/>
          <w:iCs/>
          <w:kern w:val="0"/>
          <w:sz w:val="24"/>
          <w:szCs w:val="24"/>
          <w:lang w:val="en-US" w:eastAsia="zh-CN"/>
        </w:rPr>
        <w:t xml:space="preserve">Information Science in Engineering </w:t>
      </w:r>
      <w:r>
        <w:rPr>
          <w:rFonts w:hint="default" w:ascii="Times New Roman" w:hAnsi="Times New Roman" w:eastAsia="宋体" w:cs="Times New Roman"/>
          <w:b/>
          <w:bCs/>
          <w:kern w:val="0"/>
          <w:sz w:val="24"/>
          <w:szCs w:val="24"/>
          <w:lang w:val="en-US" w:eastAsia="zh-CN"/>
        </w:rPr>
        <w:t>26</w:t>
      </w:r>
      <w:r>
        <w:rPr>
          <w:rFonts w:hint="default" w:ascii="Times New Roman" w:hAnsi="Times New Roman" w:eastAsia="宋体" w:cs="Times New Roman"/>
          <w:kern w:val="0"/>
          <w:sz w:val="24"/>
          <w:szCs w:val="24"/>
          <w:lang w:val="en-US" w:eastAsia="zh-CN"/>
        </w:rPr>
        <w:t>(3), 031001 (2026). doi: 10.1115/1.4068210</w:t>
      </w:r>
    </w:p>
    <w:p w14:paraId="4B6406D1">
      <w:pPr>
        <w:widowControl/>
        <w:spacing w:after="200" w:line="360" w:lineRule="auto"/>
        <w:jc w:val="left"/>
        <w:rPr>
          <w:rFonts w:hint="default" w:ascii="Times New Roman" w:hAnsi="Times New Roman" w:eastAsia="宋体" w:cs="Times New Roman"/>
          <w:kern w:val="0"/>
          <w:sz w:val="24"/>
          <w:szCs w:val="24"/>
          <w:lang w:val="en-US" w:eastAsia="zh-CN"/>
        </w:rPr>
      </w:pPr>
    </w:p>
    <w:p w14:paraId="6C476B62">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[25] Li Y, Nie Z, Chen Y, Li H, Wang T et al. Geometric defect identification in laser deposition manufacturing and defect compensation based on model reconstruction. </w:t>
      </w:r>
      <w:r>
        <w:rPr>
          <w:rFonts w:hint="default" w:ascii="Times New Roman" w:hAnsi="Times New Roman" w:eastAsia="宋体" w:cs="Times New Roman"/>
          <w:b w:val="0"/>
          <w:bCs w:val="0"/>
          <w:i/>
          <w:iCs/>
          <w:kern w:val="0"/>
          <w:sz w:val="24"/>
          <w:szCs w:val="24"/>
          <w:lang w:val="en-US" w:eastAsia="zh-CN"/>
        </w:rPr>
        <w:t xml:space="preserve">Journal of Manufacturing Processes </w:t>
      </w:r>
      <w:r>
        <w:rPr>
          <w:rFonts w:hint="default" w:ascii="Times New Roman" w:hAnsi="Times New Roman" w:eastAsia="宋体" w:cs="Times New Roman"/>
          <w:b/>
          <w:bCs/>
          <w:i w:val="0"/>
          <w:iCs w:val="0"/>
          <w:kern w:val="0"/>
          <w:sz w:val="24"/>
          <w:szCs w:val="24"/>
          <w:lang w:val="en-US" w:eastAsia="zh-CN"/>
        </w:rPr>
        <w:t>132</w:t>
      </w:r>
      <w:r>
        <w:rPr>
          <w:rFonts w:hint="default" w:ascii="Times New Roman" w:hAnsi="Times New Roman" w:eastAsia="宋体" w:cs="Times New Roman"/>
          <w:kern w:val="0"/>
          <w:sz w:val="24"/>
          <w:szCs w:val="24"/>
          <w:lang w:val="en-US" w:eastAsia="zh-CN"/>
        </w:rPr>
        <w:t>, 45–58 (2025). doi: 10.1016/j.jmapro.2025.10.022</w:t>
      </w:r>
    </w:p>
    <w:p w14:paraId="1981B108">
      <w:pPr>
        <w:widowControl/>
        <w:spacing w:after="200" w:line="360" w:lineRule="auto"/>
        <w:jc w:val="left"/>
        <w:rPr>
          <w:rFonts w:hint="default" w:ascii="Times New Roman" w:hAnsi="Times New Roman" w:eastAsia="宋体" w:cs="Times New Roman"/>
          <w:kern w:val="0"/>
          <w:sz w:val="24"/>
          <w:szCs w:val="24"/>
          <w:lang w:val="en-US" w:eastAsia="zh-CN"/>
        </w:rPr>
      </w:pPr>
    </w:p>
    <w:p w14:paraId="6140D9B7">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[26] Hu G, Li W, Zha R, Guo P. Layer-wise anomaly detection in directed energy deposition using high-fidelity fringe projection profilometry. </w:t>
      </w:r>
      <w:r>
        <w:rPr>
          <w:rFonts w:hint="default" w:ascii="Times New Roman" w:hAnsi="Times New Roman" w:eastAsia="宋体" w:cs="Times New Roman"/>
          <w:i/>
          <w:iCs/>
          <w:kern w:val="0"/>
          <w:sz w:val="24"/>
          <w:szCs w:val="24"/>
          <w:lang w:val="en-US" w:eastAsia="zh-CN"/>
        </w:rPr>
        <w:t xml:space="preserve">Additive Manufacturing </w:t>
      </w:r>
      <w:r>
        <w:rPr>
          <w:rFonts w:hint="default" w:ascii="Times New Roman" w:hAnsi="Times New Roman" w:eastAsia="宋体" w:cs="Times New Roman"/>
          <w:b/>
          <w:bCs/>
          <w:kern w:val="0"/>
          <w:sz w:val="24"/>
          <w:szCs w:val="24"/>
          <w:lang w:val="en-US" w:eastAsia="zh-CN"/>
        </w:rPr>
        <w:t>113</w:t>
      </w:r>
      <w:r>
        <w:rPr>
          <w:rFonts w:hint="default" w:ascii="Times New Roman" w:hAnsi="Times New Roman" w:eastAsia="宋体" w:cs="Times New Roman"/>
          <w:kern w:val="0"/>
          <w:sz w:val="24"/>
          <w:szCs w:val="24"/>
          <w:lang w:val="en-US" w:eastAsia="zh-CN"/>
        </w:rPr>
        <w:t>, 104820 (2026). doi: 10.1016/j.addma.2026.104820</w:t>
      </w:r>
    </w:p>
    <w:p w14:paraId="76BCEB03">
      <w:pPr>
        <w:widowControl/>
        <w:spacing w:after="200" w:line="360" w:lineRule="auto"/>
        <w:jc w:val="left"/>
        <w:rPr>
          <w:rFonts w:hint="default" w:ascii="Times New Roman" w:hAnsi="Times New Roman" w:eastAsia="宋体" w:cs="Times New Roman"/>
          <w:kern w:val="0"/>
          <w:sz w:val="24"/>
          <w:szCs w:val="24"/>
          <w:lang w:val="en-US" w:eastAsia="zh-CN"/>
        </w:rPr>
      </w:pPr>
    </w:p>
    <w:p w14:paraId="4D9CC653">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[27] Zhao J, Yang Z, Chen Q, Zhang C, Zhao J et al. Real-time detection of powder bed defects in laser powder bed fusion using deep learning on 3D point clouds. </w:t>
      </w:r>
      <w:r>
        <w:rPr>
          <w:rFonts w:hint="default" w:ascii="Times New Roman" w:hAnsi="Times New Roman" w:eastAsia="宋体" w:cs="Times New Roman"/>
          <w:i/>
          <w:iCs/>
          <w:kern w:val="0"/>
          <w:sz w:val="24"/>
          <w:szCs w:val="24"/>
          <w:lang w:val="en-US" w:eastAsia="zh-CN"/>
        </w:rPr>
        <w:t>Virtual and Physical Prototyping</w:t>
      </w:r>
      <w:r>
        <w:rPr>
          <w:rFonts w:hint="default" w:ascii="Times New Roman" w:hAnsi="Times New Roman" w:eastAsia="宋体" w:cs="Times New Roman"/>
          <w:kern w:val="0"/>
          <w:sz w:val="24"/>
          <w:szCs w:val="24"/>
          <w:lang w:val="en-US" w:eastAsia="zh-CN"/>
        </w:rPr>
        <w:t xml:space="preserve"> </w:t>
      </w:r>
      <w:r>
        <w:rPr>
          <w:rFonts w:hint="eastAsia" w:ascii="Times New Roman" w:hAnsi="Times New Roman" w:eastAsia="宋体" w:cs="Times New Roman"/>
          <w:b/>
          <w:bCs/>
          <w:kern w:val="0"/>
          <w:sz w:val="24"/>
          <w:szCs w:val="24"/>
          <w:lang w:val="en-US" w:eastAsia="zh-CN"/>
        </w:rPr>
        <w:t>20</w:t>
      </w:r>
      <w:r>
        <w:rPr>
          <w:rFonts w:hint="default" w:ascii="Times New Roman" w:hAnsi="Times New Roman" w:eastAsia="宋体" w:cs="Times New Roman"/>
          <w:kern w:val="0"/>
          <w:sz w:val="24"/>
          <w:szCs w:val="24"/>
          <w:lang w:val="en-US" w:eastAsia="zh-CN"/>
        </w:rPr>
        <w:t xml:space="preserve">(1),e2449171 (2025). </w:t>
      </w:r>
      <w:r>
        <w:rPr>
          <w:rFonts w:hint="eastAsia" w:ascii="Times New Roman" w:hAnsi="Times New Roman" w:eastAsia="宋体" w:cs="Times New Roman"/>
          <w:kern w:val="0"/>
          <w:sz w:val="24"/>
          <w:szCs w:val="24"/>
          <w:lang w:val="en-US" w:eastAsia="zh-CN"/>
        </w:rPr>
        <w:t>doi</w:t>
      </w:r>
      <w:r>
        <w:rPr>
          <w:rFonts w:hint="default" w:ascii="Times New Roman" w:hAnsi="Times New Roman" w:eastAsia="宋体" w:cs="Times New Roman"/>
          <w:kern w:val="0"/>
          <w:sz w:val="24"/>
          <w:szCs w:val="24"/>
          <w:lang w:val="en-US" w:eastAsia="zh-CN"/>
        </w:rPr>
        <w:t>: 10.1080/17452759.2024.2449171</w:t>
      </w:r>
    </w:p>
    <w:p w14:paraId="603B9BEB">
      <w:pPr>
        <w:widowControl/>
        <w:spacing w:after="200" w:line="360" w:lineRule="auto"/>
        <w:jc w:val="left"/>
        <w:rPr>
          <w:rFonts w:hint="default" w:ascii="Times New Roman" w:hAnsi="Times New Roman" w:eastAsia="宋体" w:cs="Times New Roman"/>
          <w:kern w:val="0"/>
          <w:sz w:val="24"/>
          <w:szCs w:val="24"/>
          <w:lang w:val="en-US" w:eastAsia="zh-CN"/>
        </w:rPr>
      </w:pPr>
    </w:p>
    <w:p w14:paraId="072337AB">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[28] Ghiglia D C, Pritt M D. Two-Dimensional Phase Unwrapping: Theory, Algorithms, and Software. (Wiley, New York, 1998), 1–493.</w:t>
      </w:r>
    </w:p>
    <w:p w14:paraId="64FCBB11">
      <w:pPr>
        <w:widowControl/>
        <w:spacing w:after="200" w:line="360" w:lineRule="auto"/>
        <w:jc w:val="left"/>
        <w:rPr>
          <w:rFonts w:hint="default" w:ascii="Times New Roman" w:hAnsi="Times New Roman" w:eastAsia="宋体" w:cs="Times New Roman"/>
          <w:kern w:val="0"/>
          <w:sz w:val="24"/>
          <w:szCs w:val="24"/>
          <w:lang w:val="en-US" w:eastAsia="zh-CN"/>
        </w:rPr>
      </w:pPr>
    </w:p>
    <w:p w14:paraId="2991D426">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[29] Badry R, Abozaid G Y, Abbas M, Heshmat S. Survey on phase unwrapping algorithms: Strengths, limitations, and future directions. Journal of Engineering and </w:t>
      </w:r>
      <w:r>
        <w:rPr>
          <w:rFonts w:hint="default" w:ascii="Times New Roman" w:hAnsi="Times New Roman" w:eastAsia="宋体" w:cs="Times New Roman"/>
          <w:i/>
          <w:iCs/>
          <w:kern w:val="0"/>
          <w:sz w:val="24"/>
          <w:szCs w:val="24"/>
          <w:lang w:val="en-US" w:eastAsia="zh-CN"/>
        </w:rPr>
        <w:t>Applied Science</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70</w:t>
      </w:r>
      <w:r>
        <w:rPr>
          <w:rFonts w:hint="default" w:ascii="Times New Roman" w:hAnsi="Times New Roman" w:eastAsia="宋体" w:cs="Times New Roman"/>
          <w:kern w:val="0"/>
          <w:sz w:val="24"/>
          <w:szCs w:val="24"/>
          <w:lang w:val="en-US" w:eastAsia="zh-CN"/>
        </w:rPr>
        <w:t>, 45 (2023). doi: 10.1186/s44147-023-00218-4</w:t>
      </w:r>
    </w:p>
    <w:p w14:paraId="5404AAEE">
      <w:pPr>
        <w:widowControl/>
        <w:spacing w:after="200" w:line="360" w:lineRule="auto"/>
        <w:jc w:val="left"/>
        <w:rPr>
          <w:rFonts w:hint="default" w:ascii="Times New Roman" w:hAnsi="Times New Roman" w:eastAsia="宋体" w:cs="Times New Roman"/>
          <w:kern w:val="0"/>
          <w:sz w:val="24"/>
          <w:szCs w:val="24"/>
          <w:lang w:val="en-US" w:eastAsia="zh-CN"/>
        </w:rPr>
      </w:pPr>
    </w:p>
    <w:p w14:paraId="2BF5FA5C">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[30] Liu J F, Li Y Q, Liu K. Weighted least-square phase unwrapping algorithm for noisy phase-map. </w:t>
      </w:r>
      <w:r>
        <w:rPr>
          <w:rFonts w:hint="default" w:ascii="Times New Roman" w:hAnsi="Times New Roman" w:eastAsia="宋体" w:cs="Times New Roman"/>
          <w:i/>
          <w:iCs/>
          <w:kern w:val="0"/>
          <w:sz w:val="24"/>
          <w:szCs w:val="24"/>
          <w:lang w:val="en-US" w:eastAsia="zh-CN"/>
        </w:rPr>
        <w:t>Optics Express</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31</w:t>
      </w:r>
      <w:r>
        <w:rPr>
          <w:rFonts w:hint="default" w:ascii="Times New Roman" w:hAnsi="Times New Roman" w:eastAsia="宋体" w:cs="Times New Roman"/>
          <w:kern w:val="0"/>
          <w:sz w:val="24"/>
          <w:szCs w:val="24"/>
          <w:lang w:val="en-US" w:eastAsia="zh-CN"/>
        </w:rPr>
        <w:t>(8), 12345–12358 (2023). doi: 10.1364/OE.484567</w:t>
      </w:r>
    </w:p>
    <w:p w14:paraId="040D31D1">
      <w:pPr>
        <w:widowControl/>
        <w:spacing w:after="200" w:line="360" w:lineRule="auto"/>
        <w:jc w:val="left"/>
        <w:rPr>
          <w:rFonts w:hint="default" w:ascii="Times New Roman" w:hAnsi="Times New Roman" w:eastAsia="宋体" w:cs="Times New Roman"/>
          <w:kern w:val="0"/>
          <w:sz w:val="24"/>
          <w:szCs w:val="24"/>
          <w:lang w:val="en-US" w:eastAsia="zh-CN"/>
        </w:rPr>
      </w:pPr>
    </w:p>
    <w:p w14:paraId="44D0E8CF">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[31] Demeneghi G, Williams B, Katsarelis C, Tilson W, Gradl P. Additively manufactured GRCop-42 copper-alloy combustion chamber failure analysis: The role of build interruptions. </w:t>
      </w:r>
      <w:r>
        <w:rPr>
          <w:rFonts w:hint="default" w:ascii="Times New Roman" w:hAnsi="Times New Roman" w:eastAsia="宋体" w:cs="Times New Roman"/>
          <w:i/>
          <w:iCs/>
          <w:kern w:val="0"/>
          <w:sz w:val="24"/>
          <w:szCs w:val="24"/>
          <w:lang w:val="en-US" w:eastAsia="zh-CN"/>
        </w:rPr>
        <w:t>Engineering Failure Analysis</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168</w:t>
      </w:r>
      <w:r>
        <w:rPr>
          <w:rFonts w:hint="default" w:ascii="Times New Roman" w:hAnsi="Times New Roman" w:eastAsia="宋体" w:cs="Times New Roman"/>
          <w:kern w:val="0"/>
          <w:sz w:val="24"/>
          <w:szCs w:val="24"/>
          <w:lang w:val="en-US" w:eastAsia="zh-CN"/>
        </w:rPr>
        <w:t>, 108945 (2025). doi: 10.1016/j.engfailanal.2025.108945</w:t>
      </w:r>
    </w:p>
    <w:p w14:paraId="78940420">
      <w:pPr>
        <w:widowControl/>
        <w:spacing w:after="200" w:line="360" w:lineRule="auto"/>
        <w:jc w:val="left"/>
        <w:rPr>
          <w:rFonts w:hint="default" w:ascii="Times New Roman" w:hAnsi="Times New Roman" w:eastAsia="宋体" w:cs="Times New Roman"/>
          <w:kern w:val="0"/>
          <w:sz w:val="24"/>
          <w:szCs w:val="24"/>
          <w:lang w:val="en-US" w:eastAsia="zh-CN"/>
        </w:rPr>
      </w:pPr>
    </w:p>
    <w:p w14:paraId="4A1F00F6">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[32] AAIB investigation to Cozy Mk IV, G-BYLZ: Loss of engine power on final approach, Gloucestershire Airport, 18 March 2025. Air Accidents Investigation Branch (2025).</w:t>
      </w:r>
    </w:p>
    <w:p w14:paraId="27F831AA">
      <w:pPr>
        <w:widowControl/>
        <w:spacing w:after="200" w:line="360" w:lineRule="auto"/>
        <w:jc w:val="left"/>
        <w:rPr>
          <w:rFonts w:hint="default" w:ascii="Times New Roman" w:hAnsi="Times New Roman" w:eastAsia="宋体" w:cs="Times New Roman"/>
          <w:kern w:val="0"/>
          <w:sz w:val="24"/>
          <w:szCs w:val="24"/>
          <w:lang w:val="en-US" w:eastAsia="zh-CN"/>
        </w:rPr>
      </w:pPr>
    </w:p>
    <w:p w14:paraId="569457BD">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[33] Taylor P L, Williams R J, de Winton H C, Fernandez V, Larsen S et al. Digital 3D defect maps: Detecting localised porosity with high-speed melt pool imaging data in LPBF. </w:t>
      </w:r>
      <w:r>
        <w:rPr>
          <w:rFonts w:hint="default" w:ascii="Times New Roman" w:hAnsi="Times New Roman" w:eastAsia="宋体" w:cs="Times New Roman"/>
          <w:i/>
          <w:iCs/>
          <w:kern w:val="0"/>
          <w:sz w:val="24"/>
          <w:szCs w:val="24"/>
          <w:lang w:val="en-US" w:eastAsia="zh-CN"/>
        </w:rPr>
        <w:t>Additive Manufacturing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w:t>
      </w:r>
      <w:r>
        <w:rPr>
          <w:rFonts w:hint="eastAsia" w:ascii="Times New Roman" w:hAnsi="Times New Roman" w:eastAsia="宋体" w:cs="Times New Roman"/>
          <w:b/>
          <w:bCs/>
          <w:kern w:val="0"/>
          <w:sz w:val="24"/>
          <w:szCs w:val="24"/>
          <w:lang w:val="en-US" w:eastAsia="zh-CN"/>
        </w:rPr>
        <w:t>08</w:t>
      </w:r>
      <w:r>
        <w:rPr>
          <w:rFonts w:hint="default" w:ascii="Times New Roman" w:hAnsi="Times New Roman" w:eastAsia="宋体" w:cs="Times New Roman"/>
          <w:kern w:val="0"/>
          <w:sz w:val="24"/>
          <w:szCs w:val="24"/>
          <w:lang w:val="en-US" w:eastAsia="zh-CN"/>
        </w:rPr>
        <w:t>, 104805 (2025). doi: 10.1016/j.addma.2025.104805</w:t>
      </w:r>
    </w:p>
    <w:p w14:paraId="26A9DC3F">
      <w:pPr>
        <w:widowControl/>
        <w:spacing w:after="200" w:line="360" w:lineRule="auto"/>
        <w:jc w:val="left"/>
        <w:rPr>
          <w:rFonts w:hint="default" w:ascii="Times New Roman" w:hAnsi="Times New Roman" w:eastAsia="宋体" w:cs="Times New Roman"/>
          <w:kern w:val="0"/>
          <w:sz w:val="24"/>
          <w:szCs w:val="24"/>
          <w:lang w:val="en-US" w:eastAsia="zh-CN"/>
        </w:rPr>
      </w:pPr>
    </w:p>
    <w:p w14:paraId="31492000">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[34] Baig S, Jam A, Beretta S, Shao S, Shamsaei N. Non-destructive detection of critical defects in additive manufacturing. </w:t>
      </w:r>
      <w:r>
        <w:rPr>
          <w:rFonts w:hint="default" w:ascii="Times New Roman" w:hAnsi="Times New Roman" w:eastAsia="宋体" w:cs="Times New Roman"/>
          <w:i/>
          <w:iCs/>
          <w:kern w:val="0"/>
          <w:sz w:val="24"/>
          <w:szCs w:val="24"/>
          <w:lang w:val="en-US" w:eastAsia="zh-CN"/>
        </w:rPr>
        <w:t>Scientific Reports</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15</w:t>
      </w:r>
      <w:r>
        <w:rPr>
          <w:rFonts w:hint="default" w:ascii="Times New Roman" w:hAnsi="Times New Roman" w:eastAsia="宋体" w:cs="Times New Roman"/>
          <w:kern w:val="0"/>
          <w:sz w:val="24"/>
          <w:szCs w:val="24"/>
          <w:lang w:val="en-US" w:eastAsia="zh-CN"/>
        </w:rPr>
        <w:t>, 6543 (2025). doi: 10.1038/s41598-025-87654-3</w:t>
      </w:r>
    </w:p>
    <w:p w14:paraId="609F1D73">
      <w:pPr>
        <w:widowControl/>
        <w:spacing w:after="200" w:line="360" w:lineRule="auto"/>
        <w:jc w:val="left"/>
        <w:rPr>
          <w:rFonts w:hint="default" w:ascii="Times New Roman" w:hAnsi="Times New Roman" w:eastAsia="宋体" w:cs="Times New Roman"/>
          <w:kern w:val="0"/>
          <w:sz w:val="24"/>
          <w:szCs w:val="24"/>
          <w:lang w:val="en-US" w:eastAsia="zh-CN"/>
        </w:rPr>
      </w:pPr>
    </w:p>
    <w:p w14:paraId="0C8BF16F">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[35] Zhang W, Abranovic B, Hanson-Regalado J, Koz C, Duvvuri B et al. Flaw detection in metal additive manufacturing using deep learned acoustic features. In Proc. NeurIPS (2020).</w:t>
      </w:r>
    </w:p>
    <w:p w14:paraId="5CA87EB6">
      <w:pPr>
        <w:widowControl/>
        <w:spacing w:after="200" w:line="360" w:lineRule="auto"/>
        <w:jc w:val="left"/>
        <w:rPr>
          <w:rFonts w:hint="default" w:ascii="Times New Roman" w:hAnsi="Times New Roman" w:eastAsia="宋体" w:cs="Times New Roman"/>
          <w:kern w:val="0"/>
          <w:sz w:val="24"/>
          <w:szCs w:val="24"/>
          <w:lang w:val="en-US" w:eastAsia="zh-CN"/>
        </w:rPr>
      </w:pPr>
    </w:p>
    <w:p w14:paraId="400935DD">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[36] Taghian M, Pilehvar Meibody A, Saboori A, Iuliano L. Toward closed-loop quality assurance in powder bed fusion additive manufacturing: Defect detection, machine learning, and computational modeling. </w:t>
      </w:r>
      <w:r>
        <w:rPr>
          <w:rFonts w:hint="default" w:ascii="Times New Roman" w:hAnsi="Times New Roman" w:eastAsia="宋体" w:cs="Times New Roman"/>
          <w:i/>
          <w:iCs/>
          <w:kern w:val="0"/>
          <w:sz w:val="24"/>
          <w:szCs w:val="24"/>
          <w:lang w:val="en-US" w:eastAsia="zh-CN"/>
        </w:rPr>
        <w:t>Additive Manufacturing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114</w:t>
      </w:r>
      <w:r>
        <w:rPr>
          <w:rFonts w:hint="default" w:ascii="Times New Roman" w:hAnsi="Times New Roman" w:eastAsia="宋体" w:cs="Times New Roman"/>
          <w:kern w:val="0"/>
          <w:sz w:val="24"/>
          <w:szCs w:val="24"/>
          <w:lang w:val="en-US" w:eastAsia="zh-CN"/>
        </w:rPr>
        <w:t>, 104850 (2026). doi: 10.1016/j.addma.2026.104850</w:t>
      </w:r>
    </w:p>
    <w:p w14:paraId="54327035">
      <w:pPr>
        <w:widowControl/>
        <w:spacing w:after="200" w:line="360" w:lineRule="auto"/>
        <w:jc w:val="left"/>
        <w:rPr>
          <w:rFonts w:hint="default" w:ascii="Times New Roman" w:hAnsi="Times New Roman" w:eastAsia="宋体" w:cs="Times New Roman"/>
          <w:kern w:val="0"/>
          <w:sz w:val="24"/>
          <w:szCs w:val="24"/>
          <w:lang w:val="en-US" w:eastAsia="zh-CN"/>
        </w:rPr>
      </w:pPr>
    </w:p>
    <w:p w14:paraId="4D135B2B">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[37] Zhao L, Zhang X, Zhao Z, Ma L, Wu L. Hybrid physical model and status data-driven approach for quality-reliable digital light processing 3D printing. </w:t>
      </w:r>
      <w:r>
        <w:rPr>
          <w:rFonts w:hint="default" w:ascii="Times New Roman" w:hAnsi="Times New Roman" w:eastAsia="宋体" w:cs="Times New Roman"/>
          <w:i/>
          <w:iCs/>
          <w:kern w:val="0"/>
          <w:sz w:val="24"/>
          <w:szCs w:val="24"/>
          <w:lang w:val="en-US" w:eastAsia="zh-CN"/>
        </w:rPr>
        <w:t>Virtual and Physical Prototyping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20</w:t>
      </w:r>
      <w:r>
        <w:rPr>
          <w:rFonts w:hint="default" w:ascii="Times New Roman" w:hAnsi="Times New Roman" w:eastAsia="宋体" w:cs="Times New Roman"/>
          <w:kern w:val="0"/>
          <w:sz w:val="24"/>
          <w:szCs w:val="24"/>
          <w:lang w:val="en-US" w:eastAsia="zh-CN"/>
        </w:rPr>
        <w:t>(1), e2304567 (2025). doi: 10.1080/17452759.2025.2304567</w:t>
      </w:r>
    </w:p>
    <w:p w14:paraId="5954A95C">
      <w:pPr>
        <w:widowControl/>
        <w:spacing w:after="200" w:line="360" w:lineRule="auto"/>
        <w:jc w:val="left"/>
        <w:rPr>
          <w:rFonts w:hint="default" w:ascii="Times New Roman" w:hAnsi="Times New Roman" w:eastAsia="宋体" w:cs="Times New Roman"/>
          <w:kern w:val="0"/>
          <w:sz w:val="24"/>
          <w:szCs w:val="24"/>
          <w:lang w:val="en-US" w:eastAsia="zh-CN"/>
        </w:rPr>
      </w:pPr>
    </w:p>
    <w:p w14:paraId="6CAF7424">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[38] Kishor G, Mugada K K, Mahto R P. Sensor-integrated data acquisition and machine learning implementation for process control and defect detection in wire arc-based metal additive manufacturing. </w:t>
      </w:r>
      <w:r>
        <w:rPr>
          <w:rFonts w:hint="default" w:ascii="Times New Roman" w:hAnsi="Times New Roman" w:eastAsia="宋体" w:cs="Times New Roman"/>
          <w:i/>
          <w:iCs/>
          <w:kern w:val="0"/>
          <w:sz w:val="24"/>
          <w:szCs w:val="24"/>
          <w:lang w:val="en-US" w:eastAsia="zh-CN"/>
        </w:rPr>
        <w:t xml:space="preserve">Journal of Manufacturing Processes </w:t>
      </w:r>
      <w:r>
        <w:rPr>
          <w:rFonts w:hint="default" w:ascii="Times New Roman" w:hAnsi="Times New Roman" w:eastAsia="宋体" w:cs="Times New Roman"/>
          <w:b/>
          <w:bCs/>
          <w:kern w:val="0"/>
          <w:sz w:val="24"/>
          <w:szCs w:val="24"/>
          <w:lang w:val="en-US" w:eastAsia="zh-CN"/>
        </w:rPr>
        <w:t>130</w:t>
      </w:r>
      <w:r>
        <w:rPr>
          <w:rFonts w:hint="default" w:ascii="Times New Roman" w:hAnsi="Times New Roman" w:eastAsia="宋体" w:cs="Times New Roman"/>
          <w:kern w:val="0"/>
          <w:sz w:val="24"/>
          <w:szCs w:val="24"/>
          <w:lang w:val="en-US" w:eastAsia="zh-CN"/>
        </w:rPr>
        <w:t>, 567–582 (2025). doi: 10.1016/j.jmapro.2025.09.034</w:t>
      </w:r>
    </w:p>
    <w:p w14:paraId="7FE637D8">
      <w:pPr>
        <w:widowControl/>
        <w:spacing w:after="200" w:line="360" w:lineRule="auto"/>
        <w:jc w:val="left"/>
        <w:rPr>
          <w:rFonts w:hint="default" w:ascii="Times New Roman" w:hAnsi="Times New Roman" w:eastAsia="宋体" w:cs="Times New Roman"/>
          <w:kern w:val="0"/>
          <w:sz w:val="24"/>
          <w:szCs w:val="24"/>
          <w:lang w:val="en-US" w:eastAsia="zh-CN"/>
        </w:rPr>
      </w:pPr>
    </w:p>
    <w:p w14:paraId="559A771F">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[39] Lukacs P, Williams S, Davis G, MacLeod C, Stratoudaki T et al. Remote ultrasonic imaging of a wire arc additive manufactured Ti-6Al-4V component using laser induced phased array. Cranfield Online Research Data (CORD) (2021). doi: 10.17862/cranfield.rd.15190191</w:t>
      </w:r>
    </w:p>
    <w:p w14:paraId="3F1FAE1B">
      <w:pPr>
        <w:widowControl/>
        <w:spacing w:after="200" w:line="360" w:lineRule="auto"/>
        <w:jc w:val="left"/>
        <w:rPr>
          <w:rFonts w:hint="default" w:ascii="Times New Roman" w:hAnsi="Times New Roman" w:eastAsia="宋体" w:cs="Times New Roman"/>
          <w:kern w:val="0"/>
          <w:sz w:val="24"/>
          <w:szCs w:val="24"/>
          <w:lang w:val="en-US" w:eastAsia="zh-CN"/>
        </w:rPr>
      </w:pPr>
    </w:p>
    <w:p w14:paraId="5AF78ACF">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[40] Pandiyan V, Wróbel R, Richter R A, Leparoux M, Leinenbach C et al. Self-supervised Bayesian representation learning of acoustic emissions from laser powder bed fusion process for in-situ monitoring. EPFL (2023).</w:t>
      </w:r>
    </w:p>
    <w:p w14:paraId="1DB58CC2">
      <w:pPr>
        <w:widowControl/>
        <w:spacing w:after="200" w:line="360" w:lineRule="auto"/>
        <w:jc w:val="left"/>
        <w:rPr>
          <w:rFonts w:hint="default" w:ascii="Times New Roman" w:hAnsi="Times New Roman" w:eastAsia="宋体" w:cs="Times New Roman"/>
          <w:kern w:val="0"/>
          <w:sz w:val="24"/>
          <w:szCs w:val="24"/>
          <w:lang w:val="en-US" w:eastAsia="zh-CN"/>
        </w:rPr>
      </w:pPr>
    </w:p>
    <w:p w14:paraId="17CBFCE7">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[41] Scime L, Snow Z, Joslin C, McDonald T, Goldsby D et al. 2025 Peregrine in-situ monitoring and training dataset for laser powder bed fusion and binder jet printers. Oak Ridge National Laboratory (2025). doi: 10.13139/ORNLNCCS/2588140</w:t>
      </w:r>
    </w:p>
    <w:p w14:paraId="56197150">
      <w:pPr>
        <w:widowControl/>
        <w:spacing w:after="200" w:line="360" w:lineRule="auto"/>
        <w:jc w:val="left"/>
        <w:rPr>
          <w:rFonts w:hint="default" w:ascii="Times New Roman" w:hAnsi="Times New Roman" w:eastAsia="宋体" w:cs="Times New Roman"/>
          <w:kern w:val="0"/>
          <w:sz w:val="24"/>
          <w:szCs w:val="24"/>
          <w:lang w:val="en-US" w:eastAsia="zh-CN"/>
        </w:rPr>
      </w:pPr>
    </w:p>
    <w:p w14:paraId="0D013582">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[42] Xu Y, et al. In-situ crack and keyhole pore detection in laser directed energy deposition through acoustic signal and deep learning. </w:t>
      </w:r>
      <w:r>
        <w:rPr>
          <w:rFonts w:hint="default" w:ascii="Times New Roman" w:hAnsi="Times New Roman" w:eastAsia="宋体" w:cs="Times New Roman"/>
          <w:i/>
          <w:iCs/>
          <w:kern w:val="0"/>
          <w:sz w:val="24"/>
          <w:szCs w:val="24"/>
          <w:lang w:val="en-US" w:eastAsia="zh-CN"/>
        </w:rPr>
        <w:t>Additive Manufacturing</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69</w:t>
      </w:r>
      <w:r>
        <w:rPr>
          <w:rFonts w:hint="default" w:ascii="Times New Roman" w:hAnsi="Times New Roman" w:eastAsia="宋体" w:cs="Times New Roman"/>
          <w:kern w:val="0"/>
          <w:sz w:val="24"/>
          <w:szCs w:val="24"/>
          <w:lang w:val="en-US" w:eastAsia="zh-CN"/>
        </w:rPr>
        <w:t xml:space="preserve"> , 103547 (2023). doi: 10.1016/j.addma.2023.103547</w:t>
      </w:r>
    </w:p>
    <w:p w14:paraId="2B3D2A21">
      <w:pPr>
        <w:widowControl/>
        <w:spacing w:after="200" w:line="360" w:lineRule="auto"/>
        <w:jc w:val="left"/>
        <w:rPr>
          <w:rFonts w:hint="default" w:ascii="Times New Roman" w:hAnsi="Times New Roman" w:eastAsia="宋体" w:cs="Times New Roman"/>
          <w:kern w:val="0"/>
          <w:sz w:val="24"/>
          <w:szCs w:val="24"/>
          <w:lang w:val="en-US" w:eastAsia="zh-CN"/>
        </w:rPr>
      </w:pPr>
    </w:p>
    <w:p w14:paraId="61BF15F6">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[43] Liu J, Xu Y, Cao M, Gao F, He J et al. Fatigue crack size evaluation using acoustic emission signals for wire and arc additive manufactured material. </w:t>
      </w:r>
      <w:r>
        <w:rPr>
          <w:rFonts w:hint="default" w:ascii="Times New Roman" w:hAnsi="Times New Roman" w:eastAsia="宋体" w:cs="Times New Roman"/>
          <w:i/>
          <w:iCs/>
          <w:kern w:val="0"/>
          <w:sz w:val="24"/>
          <w:szCs w:val="24"/>
          <w:lang w:val="en-US" w:eastAsia="zh-CN"/>
        </w:rPr>
        <w:t>Mechanical Systems and Signal Processing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200</w:t>
      </w:r>
      <w:r>
        <w:rPr>
          <w:rFonts w:hint="default" w:ascii="Times New Roman" w:hAnsi="Times New Roman" w:eastAsia="宋体" w:cs="Times New Roman"/>
          <w:kern w:val="0"/>
          <w:sz w:val="24"/>
          <w:szCs w:val="24"/>
          <w:lang w:val="en-US" w:eastAsia="zh-CN"/>
        </w:rPr>
        <w:t>, 110567 (2023). doi: 10.1016/j.ymssp.2023.110567</w:t>
      </w:r>
    </w:p>
    <w:p w14:paraId="170C046B">
      <w:pPr>
        <w:widowControl/>
        <w:spacing w:after="200" w:line="360" w:lineRule="auto"/>
        <w:jc w:val="left"/>
        <w:rPr>
          <w:rFonts w:hint="default" w:ascii="Times New Roman" w:hAnsi="Times New Roman" w:eastAsia="宋体" w:cs="Times New Roman"/>
          <w:kern w:val="0"/>
          <w:sz w:val="24"/>
          <w:szCs w:val="24"/>
          <w:lang w:val="en-US" w:eastAsia="zh-CN"/>
        </w:rPr>
      </w:pPr>
    </w:p>
    <w:p w14:paraId="12C8089D">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[4</w:t>
      </w:r>
      <w:r>
        <w:rPr>
          <w:rFonts w:hint="eastAsia" w:ascii="Times New Roman" w:hAnsi="Times New Roman" w:eastAsia="宋体" w:cs="Times New Roman"/>
          <w:kern w:val="0"/>
          <w:sz w:val="24"/>
          <w:szCs w:val="24"/>
          <w:lang w:val="en-US" w:eastAsia="zh-CN"/>
        </w:rPr>
        <w:t>4</w:t>
      </w:r>
      <w:r>
        <w:rPr>
          <w:rFonts w:hint="default" w:ascii="Times New Roman" w:hAnsi="Times New Roman" w:eastAsia="宋体" w:cs="Times New Roman"/>
          <w:kern w:val="0"/>
          <w:sz w:val="24"/>
          <w:szCs w:val="24"/>
          <w:lang w:val="en-US" w:eastAsia="zh-CN"/>
        </w:rPr>
        <w:t xml:space="preserve">] Schüßler P, Schulze V, Dietrich S. Towards real-time prediction of thermal history and hardness in laser powder bed fusion using deep learning. </w:t>
      </w:r>
      <w:r>
        <w:rPr>
          <w:rFonts w:hint="default" w:ascii="Times New Roman" w:hAnsi="Times New Roman" w:eastAsia="宋体" w:cs="Times New Roman"/>
          <w:b w:val="0"/>
          <w:bCs w:val="0"/>
          <w:i/>
          <w:iCs/>
          <w:kern w:val="0"/>
          <w:sz w:val="24"/>
          <w:szCs w:val="24"/>
          <w:lang w:val="en-US" w:eastAsia="zh-CN"/>
        </w:rPr>
        <w:t>Additive Manufacturing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114</w:t>
      </w:r>
      <w:r>
        <w:rPr>
          <w:rFonts w:hint="default" w:ascii="Times New Roman" w:hAnsi="Times New Roman" w:eastAsia="宋体" w:cs="Times New Roman"/>
          <w:kern w:val="0"/>
          <w:sz w:val="24"/>
          <w:szCs w:val="24"/>
          <w:lang w:val="en-US" w:eastAsia="zh-CN"/>
        </w:rPr>
        <w:t>, 104860 (2026). doi: 10.1016/j.addma.2026.104860</w:t>
      </w:r>
    </w:p>
    <w:p w14:paraId="6C472A7B">
      <w:pPr>
        <w:widowControl/>
        <w:spacing w:after="200" w:line="360" w:lineRule="auto"/>
        <w:jc w:val="left"/>
        <w:rPr>
          <w:rFonts w:hint="default" w:ascii="Times New Roman" w:hAnsi="Times New Roman" w:eastAsia="宋体" w:cs="Times New Roman"/>
          <w:kern w:val="0"/>
          <w:sz w:val="24"/>
          <w:szCs w:val="24"/>
          <w:lang w:val="en-US" w:eastAsia="zh-CN"/>
        </w:rPr>
      </w:pPr>
    </w:p>
    <w:p w14:paraId="1BB26ABA">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[4</w:t>
      </w:r>
      <w:r>
        <w:rPr>
          <w:rFonts w:hint="eastAsia" w:ascii="Times New Roman" w:hAnsi="Times New Roman" w:eastAsia="宋体" w:cs="Times New Roman"/>
          <w:kern w:val="0"/>
          <w:sz w:val="24"/>
          <w:szCs w:val="24"/>
          <w:lang w:val="en-US" w:eastAsia="zh-CN"/>
        </w:rPr>
        <w:t>5</w:t>
      </w:r>
      <w:r>
        <w:rPr>
          <w:rFonts w:hint="default" w:ascii="Times New Roman" w:hAnsi="Times New Roman" w:eastAsia="宋体" w:cs="Times New Roman"/>
          <w:kern w:val="0"/>
          <w:sz w:val="24"/>
          <w:szCs w:val="24"/>
          <w:lang w:val="en-US" w:eastAsia="zh-CN"/>
        </w:rPr>
        <w:t xml:space="preserve">] Guo Y, Zhang Y, Pan Z, Zhou W. Recent progress of sensing and machine learning technologies for process monitoring and defects detection in wire arc additive manufacturing. </w:t>
      </w:r>
      <w:r>
        <w:rPr>
          <w:rFonts w:hint="default" w:ascii="Times New Roman" w:hAnsi="Times New Roman" w:eastAsia="宋体" w:cs="Times New Roman"/>
          <w:i/>
          <w:iCs/>
          <w:kern w:val="0"/>
          <w:sz w:val="24"/>
          <w:szCs w:val="24"/>
          <w:lang w:val="en-US" w:eastAsia="zh-CN"/>
        </w:rPr>
        <w:t xml:space="preserve">Journal of Manufacturing Processes </w:t>
      </w:r>
      <w:r>
        <w:rPr>
          <w:rFonts w:hint="default" w:ascii="Times New Roman" w:hAnsi="Times New Roman" w:eastAsia="宋体" w:cs="Times New Roman"/>
          <w:b/>
          <w:bCs/>
          <w:kern w:val="0"/>
          <w:sz w:val="24"/>
          <w:szCs w:val="24"/>
          <w:lang w:val="en-US" w:eastAsia="zh-CN"/>
        </w:rPr>
        <w:t>126</w:t>
      </w:r>
      <w:r>
        <w:rPr>
          <w:rFonts w:hint="default" w:ascii="Times New Roman" w:hAnsi="Times New Roman" w:eastAsia="宋体" w:cs="Times New Roman"/>
          <w:kern w:val="0"/>
          <w:sz w:val="24"/>
          <w:szCs w:val="24"/>
          <w:lang w:val="en-US" w:eastAsia="zh-CN"/>
        </w:rPr>
        <w:t>, 456–478 (2024). doi: 10.1016/j.jmapro.2024.07.035</w:t>
      </w:r>
    </w:p>
    <w:p w14:paraId="0A4395F0">
      <w:pPr>
        <w:widowControl/>
        <w:spacing w:after="200" w:line="360" w:lineRule="auto"/>
        <w:jc w:val="left"/>
        <w:rPr>
          <w:rFonts w:hint="default" w:ascii="Times New Roman" w:hAnsi="Times New Roman" w:eastAsia="宋体" w:cs="Times New Roman"/>
          <w:kern w:val="0"/>
          <w:sz w:val="24"/>
          <w:szCs w:val="24"/>
          <w:lang w:val="en-US" w:eastAsia="zh-CN"/>
        </w:rPr>
      </w:pPr>
    </w:p>
    <w:p w14:paraId="4C97EF28">
      <w:pPr>
        <w:widowControl/>
        <w:spacing w:after="200" w:line="360" w:lineRule="auto"/>
        <w:jc w:val="left"/>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[4</w:t>
      </w:r>
      <w:r>
        <w:rPr>
          <w:rFonts w:hint="eastAsia" w:ascii="Times New Roman" w:hAnsi="Times New Roman" w:eastAsia="宋体" w:cs="Times New Roman"/>
          <w:kern w:val="0"/>
          <w:sz w:val="24"/>
          <w:szCs w:val="24"/>
          <w:lang w:val="en-US" w:eastAsia="zh-CN"/>
        </w:rPr>
        <w:t>6</w:t>
      </w:r>
      <w:r>
        <w:rPr>
          <w:rFonts w:hint="default" w:ascii="Times New Roman" w:hAnsi="Times New Roman" w:eastAsia="宋体" w:cs="Times New Roman"/>
          <w:kern w:val="0"/>
          <w:sz w:val="24"/>
          <w:szCs w:val="24"/>
          <w:lang w:val="en-US" w:eastAsia="zh-CN"/>
        </w:rPr>
        <w:t>] Cao Y, Tang W, Chen Z, Li X, Ming W. Application of machine vision for in-situ monitoring in metal additive manufacturing: A review.</w:t>
      </w:r>
      <w:r>
        <w:rPr>
          <w:rFonts w:hint="default" w:ascii="Times New Roman" w:hAnsi="Times New Roman" w:eastAsia="宋体" w:cs="Times New Roman"/>
          <w:i/>
          <w:iCs/>
          <w:kern w:val="0"/>
          <w:sz w:val="24"/>
          <w:szCs w:val="24"/>
          <w:lang w:val="en-US" w:eastAsia="zh-CN"/>
        </w:rPr>
        <w:t xml:space="preserve"> Optics and Lasers in Engineering</w:t>
      </w:r>
      <w:r>
        <w:rPr>
          <w:rFonts w:hint="default" w:ascii="Times New Roman" w:hAnsi="Times New Roman" w:eastAsia="宋体" w:cs="Times New Roman"/>
          <w:kern w:val="0"/>
          <w:sz w:val="24"/>
          <w:szCs w:val="24"/>
          <w:lang w:val="en-US" w:eastAsia="zh-CN"/>
        </w:rPr>
        <w:t xml:space="preserve"> </w:t>
      </w:r>
      <w:r>
        <w:rPr>
          <w:rFonts w:hint="default" w:ascii="Times New Roman" w:hAnsi="Times New Roman" w:eastAsia="宋体" w:cs="Times New Roman"/>
          <w:b/>
          <w:bCs/>
          <w:kern w:val="0"/>
          <w:sz w:val="24"/>
          <w:szCs w:val="24"/>
          <w:lang w:val="en-US" w:eastAsia="zh-CN"/>
        </w:rPr>
        <w:t>178</w:t>
      </w:r>
      <w:r>
        <w:rPr>
          <w:rFonts w:hint="default" w:ascii="Times New Roman" w:hAnsi="Times New Roman" w:eastAsia="宋体" w:cs="Times New Roman"/>
          <w:kern w:val="0"/>
          <w:sz w:val="24"/>
          <w:szCs w:val="24"/>
          <w:lang w:val="en-US" w:eastAsia="zh-CN"/>
        </w:rPr>
        <w:t>, 108234 (2026). doi: 10.1016/j.optlaseng.2026.108234</w:t>
      </w:r>
    </w:p>
    <w:p w14:paraId="0D32F665">
      <w:pPr>
        <w:numPr>
          <w:ilvl w:val="0"/>
          <w:numId w:val="0"/>
        </w:numPr>
        <w:spacing w:line="360" w:lineRule="auto"/>
        <w:ind w:leftChars="0"/>
        <w:jc w:val="left"/>
        <w:rPr>
          <w:rFonts w:hint="default" w:ascii="Times New Roman" w:hAnsi="Times New Roman" w:cs="Times New Roman" w:eastAsiaTheme="minorEastAsia"/>
          <w:b/>
          <w:bCs/>
          <w:i w:val="0"/>
          <w:iCs w:val="0"/>
          <w:kern w:val="2"/>
          <w:sz w:val="28"/>
          <w:szCs w:val="28"/>
          <w:lang w:val="en-US" w:eastAsia="zh-CN" w:bidi="ar-SA"/>
        </w:rPr>
      </w:pPr>
      <w:r>
        <w:rPr>
          <w:rFonts w:hint="default" w:ascii="Times New Roman" w:hAnsi="Times New Roman" w:cs="Times New Roman" w:eastAsiaTheme="minorEastAsia"/>
          <w:b/>
          <w:bCs/>
          <w:i w:val="0"/>
          <w:iCs w:val="0"/>
          <w:kern w:val="2"/>
          <w:sz w:val="28"/>
          <w:szCs w:val="28"/>
          <w:lang w:val="en-US" w:eastAsia="zh-CN" w:bidi="ar-SA"/>
        </w:rPr>
        <w:t>Figure Captions</w:t>
      </w:r>
    </w:p>
    <w:p w14:paraId="4591FC19">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18436D75">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1</w:t>
      </w:r>
      <w:r>
        <w:rPr>
          <w:rFonts w:hint="default" w:ascii="Times New Roman" w:hAnsi="Times New Roman" w:cs="Times New Roman" w:eastAsiaTheme="minorEastAsia"/>
          <w:b w:val="0"/>
          <w:bCs w:val="0"/>
          <w:i w:val="0"/>
          <w:iCs w:val="0"/>
          <w:kern w:val="2"/>
          <w:sz w:val="24"/>
          <w:szCs w:val="24"/>
          <w:lang w:val="en-US" w:eastAsia="zh-CN" w:bidi="ar-SA"/>
        </w:rPr>
        <w:t>. System architecture of the proposed multi-modal monitoring system.</w:t>
      </w:r>
    </w:p>
    <w:p w14:paraId="0B13908D">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4CD0A4EC">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2</w:t>
      </w:r>
      <w:r>
        <w:rPr>
          <w:rFonts w:hint="default" w:ascii="Times New Roman" w:hAnsi="Times New Roman" w:cs="Times New Roman" w:eastAsiaTheme="minorEastAsia"/>
          <w:b w:val="0"/>
          <w:bCs w:val="0"/>
          <w:i w:val="0"/>
          <w:iCs w:val="0"/>
          <w:kern w:val="2"/>
          <w:sz w:val="24"/>
          <w:szCs w:val="24"/>
          <w:lang w:val="en-US" w:eastAsia="zh-CN" w:bidi="ar-SA"/>
        </w:rPr>
        <w:t>. Workflow of the self-learning and offline edge intelligence module.</w:t>
      </w:r>
    </w:p>
    <w:p w14:paraId="6BCD6DE8">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3B7A5F06">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3</w:t>
      </w:r>
      <w:r>
        <w:rPr>
          <w:rFonts w:hint="default" w:ascii="Times New Roman" w:hAnsi="Times New Roman" w:cs="Times New Roman" w:eastAsiaTheme="minorEastAsia"/>
          <w:b w:val="0"/>
          <w:bCs w:val="0"/>
          <w:i w:val="0"/>
          <w:iCs w:val="0"/>
          <w:kern w:val="2"/>
          <w:sz w:val="24"/>
          <w:szCs w:val="24"/>
          <w:lang w:val="en-US" w:eastAsia="zh-CN" w:bidi="ar-SA"/>
        </w:rPr>
        <w:t>. Point cloud processing pipeline.</w:t>
      </w:r>
    </w:p>
    <w:p w14:paraId="31CB51BC">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5278FB8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4</w:t>
      </w:r>
      <w:r>
        <w:rPr>
          <w:rFonts w:hint="default" w:ascii="Times New Roman" w:hAnsi="Times New Roman" w:cs="Times New Roman" w:eastAsiaTheme="minorEastAsia"/>
          <w:b w:val="0"/>
          <w:bCs w:val="0"/>
          <w:i w:val="0"/>
          <w:iCs w:val="0"/>
          <w:kern w:val="2"/>
          <w:sz w:val="24"/>
          <w:szCs w:val="24"/>
          <w:lang w:val="en-US" w:eastAsia="zh-CN" w:bidi="ar-SA"/>
        </w:rPr>
        <w:t>. Multi-modal fusion baseline comparison.</w:t>
      </w:r>
    </w:p>
    <w:p w14:paraId="0634042B">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074F2EA9">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5</w:t>
      </w:r>
      <w:r>
        <w:rPr>
          <w:rFonts w:hint="default" w:ascii="Times New Roman" w:hAnsi="Times New Roman" w:cs="Times New Roman" w:eastAsiaTheme="minorEastAsia"/>
          <w:b w:val="0"/>
          <w:bCs w:val="0"/>
          <w:i w:val="0"/>
          <w:iCs w:val="0"/>
          <w:kern w:val="2"/>
          <w:sz w:val="24"/>
          <w:szCs w:val="24"/>
          <w:lang w:val="en-US" w:eastAsia="zh-CN" w:bidi="ar-SA"/>
        </w:rPr>
        <w:t>. Multi-modal combination comparison.</w:t>
      </w:r>
    </w:p>
    <w:p w14:paraId="2893BCAB">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7D119F8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6</w:t>
      </w:r>
      <w:r>
        <w:rPr>
          <w:rFonts w:hint="default" w:ascii="Times New Roman" w:hAnsi="Times New Roman" w:cs="Times New Roman" w:eastAsiaTheme="minorEastAsia"/>
          <w:b w:val="0"/>
          <w:bCs w:val="0"/>
          <w:i w:val="0"/>
          <w:iCs w:val="0"/>
          <w:kern w:val="2"/>
          <w:sz w:val="24"/>
          <w:szCs w:val="24"/>
          <w:lang w:val="en-US" w:eastAsia="zh-CN" w:bidi="ar-SA"/>
        </w:rPr>
        <w:t>. Phase unwrapping baseline comparison.</w:t>
      </w:r>
    </w:p>
    <w:p w14:paraId="784767CB">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722265C1">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7</w:t>
      </w:r>
      <w:r>
        <w:rPr>
          <w:rFonts w:hint="default" w:ascii="Times New Roman" w:hAnsi="Times New Roman" w:cs="Times New Roman" w:eastAsiaTheme="minorEastAsia"/>
          <w:b w:val="0"/>
          <w:bCs w:val="0"/>
          <w:i w:val="0"/>
          <w:iCs w:val="0"/>
          <w:kern w:val="2"/>
          <w:sz w:val="24"/>
          <w:szCs w:val="24"/>
          <w:lang w:val="en-US" w:eastAsia="zh-CN" w:bidi="ar-SA"/>
        </w:rPr>
        <w:t>. Closed-loop control baseline comparison.</w:t>
      </w:r>
    </w:p>
    <w:p w14:paraId="7621194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6417BF42">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8</w:t>
      </w:r>
      <w:r>
        <w:rPr>
          <w:rFonts w:hint="default" w:ascii="Times New Roman" w:hAnsi="Times New Roman" w:cs="Times New Roman" w:eastAsiaTheme="minorEastAsia"/>
          <w:b w:val="0"/>
          <w:bCs w:val="0"/>
          <w:i w:val="0"/>
          <w:iCs w:val="0"/>
          <w:kern w:val="2"/>
          <w:sz w:val="24"/>
          <w:szCs w:val="24"/>
          <w:lang w:val="en-US" w:eastAsia="zh-CN" w:bidi="ar-SA"/>
        </w:rPr>
        <w:t>. Ablation study for the acoustic module.</w:t>
      </w:r>
    </w:p>
    <w:p w14:paraId="0F8A887B">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53B3AF04">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9</w:t>
      </w:r>
      <w:r>
        <w:rPr>
          <w:rFonts w:hint="default" w:ascii="Times New Roman" w:hAnsi="Times New Roman" w:cs="Times New Roman" w:eastAsiaTheme="minorEastAsia"/>
          <w:b w:val="0"/>
          <w:bCs w:val="0"/>
          <w:i w:val="0"/>
          <w:iCs w:val="0"/>
          <w:kern w:val="2"/>
          <w:sz w:val="24"/>
          <w:szCs w:val="24"/>
          <w:lang w:val="en-US" w:eastAsia="zh-CN" w:bidi="ar-SA"/>
        </w:rPr>
        <w:t>. Cross-subset validation on EPFL D1–D4.</w:t>
      </w:r>
    </w:p>
    <w:p w14:paraId="6F73B9C8">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6D3515B7">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10</w:t>
      </w:r>
      <w:r>
        <w:rPr>
          <w:rFonts w:hint="default" w:ascii="Times New Roman" w:hAnsi="Times New Roman" w:cs="Times New Roman" w:eastAsiaTheme="minorEastAsia"/>
          <w:b w:val="0"/>
          <w:bCs w:val="0"/>
          <w:i w:val="0"/>
          <w:iCs w:val="0"/>
          <w:kern w:val="2"/>
          <w:sz w:val="24"/>
          <w:szCs w:val="24"/>
          <w:lang w:val="en-US" w:eastAsia="zh-CN" w:bidi="ar-SA"/>
        </w:rPr>
        <w:t>. Noise sensitivity analysis of the fusion framework.</w:t>
      </w:r>
    </w:p>
    <w:p w14:paraId="7DC21B22">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5A5F5F5E">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r>
        <w:rPr>
          <w:rFonts w:hint="default" w:ascii="Times New Roman" w:hAnsi="Times New Roman" w:cs="Times New Roman" w:eastAsiaTheme="minorEastAsia"/>
          <w:b/>
          <w:bCs/>
          <w:i w:val="0"/>
          <w:iCs w:val="0"/>
          <w:kern w:val="2"/>
          <w:sz w:val="24"/>
          <w:szCs w:val="24"/>
          <w:lang w:val="en-US" w:eastAsia="zh-CN" w:bidi="ar-SA"/>
        </w:rPr>
        <w:t>Figure 11</w:t>
      </w:r>
      <w:r>
        <w:rPr>
          <w:rFonts w:hint="default" w:ascii="Times New Roman" w:hAnsi="Times New Roman" w:cs="Times New Roman" w:eastAsiaTheme="minorEastAsia"/>
          <w:b w:val="0"/>
          <w:bCs w:val="0"/>
          <w:i w:val="0"/>
          <w:iCs w:val="0"/>
          <w:kern w:val="2"/>
          <w:sz w:val="24"/>
          <w:szCs w:val="24"/>
          <w:lang w:val="en-US" w:eastAsia="zh-CN" w:bidi="ar-SA"/>
        </w:rPr>
        <w:t>. ROC/AUC comparison for laser ultrasound and acoustic modules.</w:t>
      </w:r>
    </w:p>
    <w:p w14:paraId="371C4245">
      <w:pPr>
        <w:numPr>
          <w:ilvl w:val="0"/>
          <w:numId w:val="0"/>
        </w:numPr>
        <w:spacing w:line="360" w:lineRule="auto"/>
        <w:ind w:leftChars="0"/>
        <w:jc w:val="left"/>
        <w:rPr>
          <w:rFonts w:hint="default" w:ascii="Times New Roman" w:hAnsi="Times New Roman" w:cs="Times New Roman" w:eastAsiaTheme="minorEastAsia"/>
          <w:b w:val="0"/>
          <w:bCs w:val="0"/>
          <w:i w:val="0"/>
          <w:iCs w:val="0"/>
          <w:kern w:val="2"/>
          <w:sz w:val="24"/>
          <w:szCs w:val="24"/>
          <w:lang w:val="en-US" w:eastAsia="zh-CN" w:bidi="ar-SA"/>
        </w:rPr>
      </w:pPr>
    </w:p>
    <w:p w14:paraId="1B66F460">
      <w:pPr>
        <w:numPr>
          <w:ilvl w:val="0"/>
          <w:numId w:val="0"/>
        </w:numPr>
        <w:spacing w:line="360" w:lineRule="auto"/>
        <w:ind w:leftChars="0"/>
        <w:jc w:val="left"/>
        <w:rPr>
          <w:rFonts w:hint="eastAsia" w:ascii="Times New Roman" w:hAnsi="Times New Roman" w:cs="Times New Roman"/>
          <w:b/>
          <w:bCs/>
          <w:i w:val="0"/>
          <w:iCs w:val="0"/>
          <w:kern w:val="2"/>
          <w:sz w:val="28"/>
          <w:szCs w:val="28"/>
          <w:lang w:val="en-US" w:eastAsia="zh-CN" w:bidi="ar-SA"/>
        </w:rPr>
      </w:pPr>
      <w:r>
        <w:rPr>
          <w:rFonts w:hint="eastAsia" w:ascii="Times New Roman" w:hAnsi="Times New Roman" w:cs="Times New Roman"/>
          <w:b/>
          <w:bCs/>
          <w:i w:val="0"/>
          <w:iCs w:val="0"/>
          <w:kern w:val="2"/>
          <w:sz w:val="28"/>
          <w:szCs w:val="28"/>
          <w:lang w:val="en-US" w:eastAsia="zh-CN" w:bidi="ar-SA"/>
        </w:rPr>
        <w:t>Figure Captions</w:t>
      </w:r>
    </w:p>
    <w:p w14:paraId="323B07C8">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4. Multi-modal fusion baseline comparison.</w:t>
      </w:r>
    </w:p>
    <w:p w14:paraId="77A30C0F">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5. Multi-modal combination comparison.</w:t>
      </w:r>
    </w:p>
    <w:p w14:paraId="0872859F">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6. Phase unwrapping baseline comparison.</w:t>
      </w:r>
    </w:p>
    <w:p w14:paraId="11411B62">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7. Closed-loop control baseline comparison.</w:t>
      </w:r>
    </w:p>
    <w:p w14:paraId="7CFF81AF">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8. Ablation study for the acoustic module.</w:t>
      </w:r>
    </w:p>
    <w:p w14:paraId="0D7DF485">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9. Cross-subset validation on EPFL D1-D4.</w:t>
      </w:r>
    </w:p>
    <w:p w14:paraId="1902E142">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10. Noise sensitivity analysis of the fusion framework.</w:t>
      </w:r>
    </w:p>
    <w:p w14:paraId="2353DA3C">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11. ROC/AUC comparison for laser ultrasound and acoustic modules.</w:t>
      </w:r>
    </w:p>
    <w:p w14:paraId="2CFC5C75">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12. Normalized confusion matrices for (a) the acoustic module and (b) the laser ultrasound module.</w:t>
      </w:r>
    </w:p>
    <w:p w14:paraId="210DD7CD">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 xml:space="preserve">Figure 13. Pearson correlation matrices of the 14-dimensional feature </w:t>
      </w:r>
      <w:r>
        <w:rPr>
          <w:rFonts w:hint="default" w:ascii="Times New Roman" w:hAnsi="Times New Roman" w:cs="Times New Roman"/>
          <w:b w:val="0"/>
          <w:bCs w:val="0"/>
          <w:i w:val="0"/>
          <w:iCs w:val="0"/>
          <w:kern w:val="2"/>
          <w:sz w:val="22"/>
          <w:szCs w:val="22"/>
          <w:lang w:val="en-US" w:eastAsia="zh-CN" w:bidi="ar-SA"/>
        </w:rPr>
        <w:t xml:space="preserve">set </w:t>
      </w:r>
      <w:r>
        <w:rPr>
          <w:rFonts w:hint="default" w:ascii="Times New Roman" w:hAnsi="Times New Roman" w:cs="Times New Roman"/>
          <w:b w:val="0"/>
          <w:bCs w:val="0"/>
          <w:i w:val="0"/>
          <w:iCs w:val="0"/>
          <w:kern w:val="2"/>
          <w:sz w:val="24"/>
          <w:szCs w:val="24"/>
          <w:lang w:val="en-US" w:eastAsia="zh-CN" w:bidi="ar-SA"/>
        </w:rPr>
        <w:t>for (a) the acoustic module and (b) the laser ultrasound module.</w:t>
      </w:r>
    </w:p>
    <w:p w14:paraId="10DAB243">
      <w:pPr>
        <w:numPr>
          <w:ilvl w:val="0"/>
          <w:numId w:val="0"/>
        </w:numPr>
        <w:spacing w:line="360" w:lineRule="auto"/>
        <w:ind w:leftChars="0"/>
        <w:jc w:val="left"/>
        <w:rPr>
          <w:rFonts w:hint="default" w:ascii="Times New Roman" w:hAnsi="Times New Roman" w:cs="Times New Roman"/>
          <w:b w:val="0"/>
          <w:bCs w:val="0"/>
          <w:i w:val="0"/>
          <w:iCs w:val="0"/>
          <w:kern w:val="2"/>
          <w:sz w:val="24"/>
          <w:szCs w:val="24"/>
          <w:lang w:val="en-US" w:eastAsia="zh-CN" w:bidi="ar-SA"/>
        </w:rPr>
      </w:pPr>
      <w:r>
        <w:rPr>
          <w:rFonts w:hint="default" w:ascii="Times New Roman" w:hAnsi="Times New Roman" w:cs="Times New Roman"/>
          <w:b w:val="0"/>
          <w:bCs w:val="0"/>
          <w:i w:val="0"/>
          <w:iCs w:val="0"/>
          <w:kern w:val="2"/>
          <w:sz w:val="24"/>
          <w:szCs w:val="24"/>
          <w:lang w:val="en-US" w:eastAsia="zh-CN" w:bidi="ar-SA"/>
        </w:rPr>
        <w:t>Figure 14. t-SNE visualization of the 14-dimensional feature space for (a) the acoustic module and (b) the laser ultrasound module.</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AA110"/>
    <w:multiLevelType w:val="singleLevel"/>
    <w:tmpl w:val="EA4AA110"/>
    <w:lvl w:ilvl="0" w:tentative="0">
      <w:start w:val="4"/>
      <w:numFmt w:val="decimal"/>
      <w:suff w:val="space"/>
      <w:lvlText w:val="(%1)"/>
      <w:lvlJc w:val="left"/>
    </w:lvl>
  </w:abstractNum>
  <w:abstractNum w:abstractNumId="1">
    <w:nsid w:val="FD034E5A"/>
    <w:multiLevelType w:val="multilevel"/>
    <w:tmpl w:val="FD034E5A"/>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D1C8FDC"/>
    <w:multiLevelType w:val="singleLevel"/>
    <w:tmpl w:val="4D1C8FDC"/>
    <w:lvl w:ilvl="0" w:tentative="0">
      <w:start w:val="5"/>
      <w:numFmt w:val="decimal"/>
      <w:suff w:val="nothing"/>
      <w:lvlText w:val="%1-"/>
      <w:lvlJc w:val="left"/>
      <w:rPr>
        <w:rFonts w:hint="default"/>
        <w:b/>
        <w:bCs/>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WPS Office" w15:userId="5425858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341A7"/>
    <w:rsid w:val="06AE392B"/>
    <w:rsid w:val="071E6348"/>
    <w:rsid w:val="12DF02DF"/>
    <w:rsid w:val="13E645B6"/>
    <w:rsid w:val="13F019F2"/>
    <w:rsid w:val="140A0E2A"/>
    <w:rsid w:val="19DB7B78"/>
    <w:rsid w:val="1C5E7523"/>
    <w:rsid w:val="20B539E0"/>
    <w:rsid w:val="31F55C4E"/>
    <w:rsid w:val="36C56F8D"/>
    <w:rsid w:val="38AB7F62"/>
    <w:rsid w:val="3951730A"/>
    <w:rsid w:val="479F5D8A"/>
    <w:rsid w:val="48D2450A"/>
    <w:rsid w:val="4FB45F50"/>
    <w:rsid w:val="4FD561ED"/>
    <w:rsid w:val="57D53111"/>
    <w:rsid w:val="58791706"/>
    <w:rsid w:val="58A17EAE"/>
    <w:rsid w:val="59286216"/>
    <w:rsid w:val="5E295657"/>
    <w:rsid w:val="637E412F"/>
    <w:rsid w:val="67240BDF"/>
    <w:rsid w:val="67C92D21"/>
    <w:rsid w:val="69C70336"/>
    <w:rsid w:val="6ADE27A7"/>
    <w:rsid w:val="6C114BC3"/>
    <w:rsid w:val="72A03844"/>
    <w:rsid w:val="73A54770"/>
    <w:rsid w:val="748C07D7"/>
    <w:rsid w:val="75DF06F0"/>
    <w:rsid w:val="785C5962"/>
    <w:rsid w:val="7B560886"/>
    <w:rsid w:val="7BE05678"/>
    <w:rsid w:val="7E203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3651</Words>
  <Characters>22122</Characters>
  <Lines>0</Lines>
  <Paragraphs>0</Paragraphs>
  <TotalTime>98</TotalTime>
  <ScaleCrop>false</ScaleCrop>
  <LinksUpToDate>false</LinksUpToDate>
  <CharactersWithSpaces>25618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2026-09-29T10:40:00Z</dcterms:created>
  <dc:creator>lei'shen</dc:creator>
  <cp:lastModifiedBy>.</cp:lastModifiedBy>
  <dcterms:modified xsi:type="dcterms:W3CDTF">2026-10-17T12:30:47Z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eyJoZGlkIjoiMmQwMjFhMDllMTAzN2ViNzNhNDA3NzA0MjgwZDFhZWEiLCJ1c2VySWQiOiIxODU5MjQyNTk3In0=</vt:lpwstr>
  </property>
  <property fmtid="{D5CDD505-2E9C-101B-9397-08002B2CF9AE}" pid="4" name="ICV">
    <vt:lpwstr>C48EC465D14D4EE294223C5B63D0F2A9_12</vt:lpwstr>
  </property>
</Properties>
</file>